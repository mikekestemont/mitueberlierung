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C887E1" w14:textId="0F182912" w:rsidR="005C0186" w:rsidRPr="00755510" w:rsidRDefault="005C0186" w:rsidP="004931FD">
      <w:pPr>
        <w:tabs>
          <w:tab w:val="left" w:pos="1530"/>
        </w:tabs>
        <w:spacing w:after="0" w:line="259" w:lineRule="auto"/>
        <w:jc w:val="center"/>
        <w:rPr>
          <w:rFonts w:ascii="Times New Roman" w:hAnsi="Times New Roman" w:cs="Times New Roman"/>
          <w:b/>
          <w:bCs/>
        </w:rPr>
      </w:pPr>
      <w:commentRangeStart w:id="0"/>
      <w:commentRangeStart w:id="1"/>
      <w:r w:rsidRPr="00755510">
        <w:rPr>
          <w:rFonts w:ascii="Times New Roman" w:hAnsi="Times New Roman" w:cs="Times New Roman"/>
          <w:b/>
          <w:bCs/>
        </w:rPr>
        <w:t>Beyond Bodel</w:t>
      </w:r>
      <w:r w:rsidR="0042787C" w:rsidRPr="00755510">
        <w:rPr>
          <w:rFonts w:ascii="Times New Roman" w:hAnsi="Times New Roman" w:cs="Times New Roman"/>
          <w:b/>
          <w:bCs/>
        </w:rPr>
        <w:t xml:space="preserve"> </w:t>
      </w:r>
      <w:commentRangeEnd w:id="0"/>
      <w:r w:rsidR="00523C13" w:rsidRPr="00755510">
        <w:rPr>
          <w:rStyle w:val="CommentReference"/>
          <w:rFonts w:ascii="Times New Roman" w:hAnsi="Times New Roman" w:cs="Times New Roman"/>
          <w:b/>
          <w:bCs/>
          <w:sz w:val="24"/>
          <w:szCs w:val="24"/>
        </w:rPr>
        <w:commentReference w:id="0"/>
      </w:r>
      <w:commentRangeEnd w:id="1"/>
      <w:r w:rsidR="00755510" w:rsidRPr="00755510">
        <w:rPr>
          <w:rStyle w:val="CommentReference"/>
          <w:rFonts w:ascii="Times New Roman" w:hAnsi="Times New Roman" w:cs="Times New Roman"/>
          <w:b/>
          <w:bCs/>
          <w:sz w:val="24"/>
          <w:szCs w:val="24"/>
        </w:rPr>
        <w:commentReference w:id="1"/>
      </w:r>
      <w:r w:rsidR="0042787C" w:rsidRPr="00755510">
        <w:rPr>
          <w:rFonts w:ascii="Times New Roman" w:hAnsi="Times New Roman" w:cs="Times New Roman"/>
          <w:b/>
          <w:bCs/>
        </w:rPr>
        <w:t>/ Au-delà de Bodel</w:t>
      </w:r>
    </w:p>
    <w:p w14:paraId="48BDA92C" w14:textId="77777777" w:rsidR="005566B4" w:rsidRPr="00755510" w:rsidRDefault="005566B4" w:rsidP="004931FD">
      <w:pPr>
        <w:tabs>
          <w:tab w:val="left" w:pos="1530"/>
        </w:tabs>
        <w:spacing w:after="0" w:line="259" w:lineRule="auto"/>
        <w:jc w:val="center"/>
        <w:rPr>
          <w:rFonts w:ascii="Times New Roman" w:hAnsi="Times New Roman" w:cs="Times New Roman"/>
        </w:rPr>
      </w:pPr>
    </w:p>
    <w:p w14:paraId="6A54F8FE" w14:textId="2DCA792D" w:rsidR="005C0186" w:rsidRPr="00755510" w:rsidRDefault="005566B4" w:rsidP="004931FD">
      <w:pPr>
        <w:tabs>
          <w:tab w:val="left" w:pos="1530"/>
        </w:tabs>
        <w:spacing w:after="0" w:line="259" w:lineRule="auto"/>
        <w:jc w:val="center"/>
        <w:rPr>
          <w:rFonts w:ascii="Times New Roman" w:hAnsi="Times New Roman" w:cs="Times New Roman"/>
        </w:rPr>
      </w:pPr>
      <w:r w:rsidRPr="00755510">
        <w:rPr>
          <w:rFonts w:ascii="Times New Roman" w:hAnsi="Times New Roman" w:cs="Times New Roman"/>
        </w:rPr>
        <w:t>Gattung und Textgemeinschaften in der handschriftlichen Überlieferung französischer und deutscher Ritterromane</w:t>
      </w:r>
    </w:p>
    <w:p w14:paraId="73D55BF2" w14:textId="77777777" w:rsidR="005566B4" w:rsidRPr="00755510" w:rsidRDefault="005566B4" w:rsidP="004931FD">
      <w:pPr>
        <w:tabs>
          <w:tab w:val="left" w:pos="1530"/>
        </w:tabs>
        <w:spacing w:after="0" w:line="259" w:lineRule="auto"/>
        <w:jc w:val="center"/>
        <w:rPr>
          <w:rFonts w:ascii="Times New Roman" w:hAnsi="Times New Roman" w:cs="Times New Roman"/>
        </w:rPr>
      </w:pPr>
    </w:p>
    <w:p w14:paraId="65091109" w14:textId="4BE6A501" w:rsidR="00B66BC5" w:rsidRPr="00755510" w:rsidRDefault="00B66BC5" w:rsidP="004931FD">
      <w:pPr>
        <w:tabs>
          <w:tab w:val="left" w:pos="1530"/>
        </w:tabs>
        <w:spacing w:after="0" w:line="259" w:lineRule="auto"/>
        <w:jc w:val="center"/>
        <w:rPr>
          <w:rFonts w:ascii="Times New Roman" w:hAnsi="Times New Roman" w:cs="Times New Roman"/>
        </w:rPr>
      </w:pPr>
      <w:r w:rsidRPr="00755510">
        <w:rPr>
          <w:rFonts w:ascii="Times New Roman" w:hAnsi="Times New Roman" w:cs="Times New Roman"/>
        </w:rPr>
        <w:t xml:space="preserve">Elisabeth </w:t>
      </w:r>
      <w:r w:rsidRPr="00755510">
        <w:rPr>
          <w:rFonts w:ascii="Times New Roman" w:hAnsi="Times New Roman" w:cs="Times New Roman"/>
          <w:smallCaps/>
        </w:rPr>
        <w:t>de Bruijn</w:t>
      </w:r>
      <w:r w:rsidRPr="00755510">
        <w:rPr>
          <w:rFonts w:ascii="Times New Roman" w:hAnsi="Times New Roman" w:cs="Times New Roman"/>
        </w:rPr>
        <w:t xml:space="preserve"> </w:t>
      </w:r>
      <w:r w:rsidR="008854F3" w:rsidRPr="00755510">
        <w:rPr>
          <w:rFonts w:ascii="Times New Roman" w:hAnsi="Times New Roman" w:cs="Times New Roman"/>
        </w:rPr>
        <w:t>and</w:t>
      </w:r>
      <w:r w:rsidRPr="00755510">
        <w:rPr>
          <w:rFonts w:ascii="Times New Roman" w:hAnsi="Times New Roman" w:cs="Times New Roman"/>
        </w:rPr>
        <w:t xml:space="preserve"> Mike </w:t>
      </w:r>
      <w:r w:rsidRPr="00755510">
        <w:rPr>
          <w:rFonts w:ascii="Times New Roman" w:hAnsi="Times New Roman" w:cs="Times New Roman"/>
          <w:smallCaps/>
        </w:rPr>
        <w:t>Kestemont</w:t>
      </w:r>
    </w:p>
    <w:p w14:paraId="72BF0AF1" w14:textId="77777777" w:rsidR="004150E1" w:rsidRPr="00755510" w:rsidRDefault="004150E1" w:rsidP="00D35478">
      <w:pPr>
        <w:tabs>
          <w:tab w:val="left" w:pos="1530"/>
        </w:tabs>
        <w:spacing w:after="0" w:line="259" w:lineRule="auto"/>
        <w:rPr>
          <w:rFonts w:ascii="Times New Roman" w:hAnsi="Times New Roman" w:cs="Times New Roman"/>
        </w:rPr>
      </w:pPr>
    </w:p>
    <w:p w14:paraId="6C746815" w14:textId="77777777" w:rsidR="003305FB" w:rsidRPr="00E2656C" w:rsidRDefault="003305FB" w:rsidP="003305FB">
      <w:pPr>
        <w:tabs>
          <w:tab w:val="left" w:pos="1530"/>
        </w:tabs>
        <w:spacing w:after="0" w:line="259" w:lineRule="auto"/>
        <w:rPr>
          <w:rFonts w:ascii="Times New Roman" w:hAnsi="Times New Roman" w:cs="Times New Roman"/>
          <w:b/>
          <w:bCs/>
          <w:lang w:val="en-GB"/>
        </w:rPr>
      </w:pPr>
      <w:r w:rsidRPr="00E2656C">
        <w:rPr>
          <w:rFonts w:ascii="Times New Roman" w:hAnsi="Times New Roman" w:cs="Times New Roman"/>
          <w:b/>
          <w:bCs/>
          <w:lang w:val="en-GB"/>
        </w:rPr>
        <w:t>Introduction</w:t>
      </w:r>
    </w:p>
    <w:p w14:paraId="5CB4D381" w14:textId="77777777" w:rsidR="003305FB" w:rsidRPr="00E2656C" w:rsidRDefault="003305FB" w:rsidP="003305FB">
      <w:pPr>
        <w:tabs>
          <w:tab w:val="left" w:pos="1530"/>
        </w:tabs>
        <w:spacing w:after="0" w:line="259" w:lineRule="auto"/>
        <w:rPr>
          <w:rFonts w:ascii="Times New Roman" w:hAnsi="Times New Roman" w:cs="Times New Roman"/>
          <w:lang w:val="en-GB"/>
        </w:rPr>
      </w:pPr>
    </w:p>
    <w:p w14:paraId="48C9F0D4" w14:textId="614EF0DD" w:rsidR="003305FB" w:rsidRPr="00E2656C" w:rsidRDefault="003305FB" w:rsidP="003305FB">
      <w:pPr>
        <w:tabs>
          <w:tab w:val="left" w:pos="1530"/>
        </w:tabs>
        <w:spacing w:after="0" w:line="259" w:lineRule="auto"/>
        <w:rPr>
          <w:rFonts w:ascii="Times New Roman" w:hAnsi="Times New Roman" w:cs="Times New Roman"/>
          <w:lang w:val="en-GB"/>
        </w:rPr>
      </w:pPr>
      <w:r w:rsidRPr="00E2656C">
        <w:rPr>
          <w:rFonts w:ascii="Times New Roman" w:hAnsi="Times New Roman" w:cs="Times New Roman"/>
          <w:lang w:val="en-GB"/>
        </w:rPr>
        <w:t>Over the past decades, medieval studies ha</w:t>
      </w:r>
      <w:r w:rsidR="00FA74B7" w:rsidRPr="00E2656C">
        <w:rPr>
          <w:rFonts w:ascii="Times New Roman" w:hAnsi="Times New Roman" w:cs="Times New Roman"/>
          <w:lang w:val="en-GB"/>
        </w:rPr>
        <w:t xml:space="preserve">ve </w:t>
      </w:r>
      <w:r w:rsidRPr="00E2656C">
        <w:rPr>
          <w:rFonts w:ascii="Times New Roman" w:hAnsi="Times New Roman" w:cs="Times New Roman"/>
          <w:lang w:val="en-GB"/>
        </w:rPr>
        <w:t xml:space="preserve">increasingly turned </w:t>
      </w:r>
      <w:r w:rsidR="00AC2959" w:rsidRPr="00E2656C">
        <w:rPr>
          <w:rFonts w:ascii="Times New Roman" w:hAnsi="Times New Roman" w:cs="Times New Roman"/>
          <w:lang w:val="en-GB"/>
        </w:rPr>
        <w:t>their</w:t>
      </w:r>
      <w:r w:rsidRPr="00E2656C">
        <w:rPr>
          <w:rFonts w:ascii="Times New Roman" w:hAnsi="Times New Roman" w:cs="Times New Roman"/>
          <w:lang w:val="en-GB"/>
        </w:rPr>
        <w:t xml:space="preserve"> attention to the material contexts in which medieval texts were transmitted.</w:t>
      </w:r>
      <w:r w:rsidR="00174D7C" w:rsidRPr="00E2656C">
        <w:rPr>
          <w:rStyle w:val="FootnoteReference"/>
          <w:rFonts w:ascii="Times New Roman" w:hAnsi="Times New Roman" w:cs="Times New Roman"/>
          <w:lang w:val="en-GB"/>
        </w:rPr>
        <w:footnoteReference w:id="1"/>
      </w:r>
      <w:r w:rsidRPr="00E2656C">
        <w:rPr>
          <w:rFonts w:ascii="Times New Roman" w:hAnsi="Times New Roman" w:cs="Times New Roman"/>
          <w:lang w:val="en-GB"/>
        </w:rPr>
        <w:t xml:space="preserve"> Whereas modern editions generally present medieval works as self-contained texts, for their original audiences they were often part of larger</w:t>
      </w:r>
      <w:ins w:id="2" w:author="Mike Kestemont" w:date="2026-08-24T13:29:00Z" w16du:dateUtc="2026-08-24T11:29:00Z">
        <w:r w:rsidR="00755510">
          <w:rPr>
            <w:rFonts w:ascii="Times New Roman" w:hAnsi="Times New Roman" w:cs="Times New Roman"/>
            <w:lang w:val="en-GB"/>
          </w:rPr>
          <w:t xml:space="preserve">, </w:t>
        </w:r>
      </w:ins>
      <w:ins w:id="3" w:author="Mike Kestemont" w:date="2026-08-24T13:31:00Z" w16du:dateUtc="2026-08-24T11:31:00Z">
        <w:r w:rsidR="00755510">
          <w:rPr>
            <w:rFonts w:ascii="Times New Roman" w:hAnsi="Times New Roman" w:cs="Times New Roman"/>
            <w:lang w:val="en-GB"/>
          </w:rPr>
          <w:t>multi-text</w:t>
        </w:r>
      </w:ins>
      <w:r w:rsidRPr="00E2656C">
        <w:rPr>
          <w:rFonts w:ascii="Times New Roman" w:hAnsi="Times New Roman" w:cs="Times New Roman"/>
          <w:lang w:val="en-GB"/>
        </w:rPr>
        <w:t xml:space="preserve"> manuscript</w:t>
      </w:r>
      <w:ins w:id="4" w:author="Mike Kestemont" w:date="2026-08-24T13:29:00Z" w16du:dateUtc="2026-08-24T11:29:00Z">
        <w:r w:rsidR="00755510">
          <w:rPr>
            <w:rFonts w:ascii="Times New Roman" w:hAnsi="Times New Roman" w:cs="Times New Roman"/>
            <w:lang w:val="en-GB"/>
          </w:rPr>
          <w:t>s</w:t>
        </w:r>
      </w:ins>
      <w:del w:id="5" w:author="Mike Kestemont" w:date="2026-08-24T13:29:00Z" w16du:dateUtc="2026-08-24T11:29:00Z">
        <w:r w:rsidRPr="00E2656C" w:rsidDel="00755510">
          <w:rPr>
            <w:rFonts w:ascii="Times New Roman" w:hAnsi="Times New Roman" w:cs="Times New Roman"/>
            <w:lang w:val="en-GB"/>
          </w:rPr>
          <w:delText xml:space="preserve"> collections</w:delText>
        </w:r>
      </w:del>
      <w:r w:rsidRPr="00E2656C">
        <w:rPr>
          <w:rFonts w:ascii="Times New Roman" w:hAnsi="Times New Roman" w:cs="Times New Roman"/>
          <w:lang w:val="en-GB"/>
        </w:rPr>
        <w:t>.</w:t>
      </w:r>
      <w:r w:rsidR="00CF637C" w:rsidRPr="00E2656C">
        <w:rPr>
          <w:rFonts w:ascii="Times New Roman" w:hAnsi="Times New Roman" w:cs="Times New Roman"/>
          <w:lang w:val="en-GB"/>
        </w:rPr>
        <w:t xml:space="preserve"> </w:t>
      </w:r>
      <w:r w:rsidRPr="00E2656C">
        <w:rPr>
          <w:rFonts w:ascii="Times New Roman" w:hAnsi="Times New Roman" w:cs="Times New Roman"/>
          <w:lang w:val="en-GB"/>
        </w:rPr>
        <w:t>This shift in perspective from text to codex has far-reaching consequences for our understanding of reception and genre formation.</w:t>
      </w:r>
      <w:r w:rsidR="00CF637C" w:rsidRPr="00E2656C">
        <w:rPr>
          <w:rFonts w:ascii="Times New Roman" w:hAnsi="Times New Roman" w:cs="Times New Roman"/>
          <w:lang w:val="en-GB"/>
        </w:rPr>
        <w:t xml:space="preserve"> </w:t>
      </w:r>
      <w:r w:rsidRPr="00E2656C">
        <w:rPr>
          <w:rFonts w:ascii="Times New Roman" w:hAnsi="Times New Roman" w:cs="Times New Roman"/>
          <w:lang w:val="en-GB"/>
        </w:rPr>
        <w:t>When texts are repeatedly transmitted together, this is not necessarily the result of chance:</w:t>
      </w:r>
      <w:r w:rsidR="00CF637C" w:rsidRPr="00E2656C">
        <w:rPr>
          <w:rFonts w:ascii="Times New Roman" w:hAnsi="Times New Roman" w:cs="Times New Roman"/>
          <w:lang w:val="en-GB"/>
        </w:rPr>
        <w:t xml:space="preserve"> </w:t>
      </w:r>
      <w:r w:rsidR="00831ED6" w:rsidRPr="00E2656C">
        <w:rPr>
          <w:rFonts w:ascii="Times New Roman" w:hAnsi="Times New Roman" w:cs="Times New Roman"/>
          <w:lang w:val="en-GB"/>
        </w:rPr>
        <w:t xml:space="preserve">the composition of multi-text manuscripts may reflect particular contexts of use and compilatory </w:t>
      </w:r>
      <w:ins w:id="6" w:author="Mike Kestemont" w:date="2026-08-24T13:30:00Z" w16du:dateUtc="2026-08-24T11:30:00Z">
        <w:r w:rsidR="00755510">
          <w:rPr>
            <w:rFonts w:ascii="Times New Roman" w:hAnsi="Times New Roman" w:cs="Times New Roman"/>
            <w:lang w:val="en-GB"/>
          </w:rPr>
          <w:t xml:space="preserve">opportunities and </w:t>
        </w:r>
      </w:ins>
      <w:r w:rsidR="00831ED6" w:rsidRPr="00E2656C">
        <w:rPr>
          <w:rFonts w:ascii="Times New Roman" w:hAnsi="Times New Roman" w:cs="Times New Roman"/>
          <w:lang w:val="en-GB"/>
        </w:rPr>
        <w:t>decisions, thus offering a unique window onto the ways in which texts were understood and related to one another in the past</w:t>
      </w:r>
      <w:r w:rsidRPr="00E2656C">
        <w:rPr>
          <w:rFonts w:ascii="Times New Roman" w:hAnsi="Times New Roman" w:cs="Times New Roman"/>
          <w:lang w:val="en-GB"/>
        </w:rPr>
        <w:t>.</w:t>
      </w:r>
      <w:r w:rsidR="00B80B91" w:rsidRPr="00E2656C">
        <w:rPr>
          <w:rStyle w:val="FootnoteReference"/>
          <w:rFonts w:ascii="Times New Roman" w:hAnsi="Times New Roman" w:cs="Times New Roman"/>
          <w:lang w:val="en-GB"/>
        </w:rPr>
        <w:footnoteReference w:id="2"/>
      </w:r>
      <w:r w:rsidR="00090F13" w:rsidRPr="00E2656C">
        <w:rPr>
          <w:rFonts w:ascii="Times New Roman" w:hAnsi="Times New Roman" w:cs="Times New Roman"/>
          <w:lang w:val="en-GB"/>
        </w:rPr>
        <w:t xml:space="preserve"> </w:t>
      </w:r>
      <w:r w:rsidRPr="00E2656C">
        <w:rPr>
          <w:rFonts w:ascii="Times New Roman" w:hAnsi="Times New Roman" w:cs="Times New Roman"/>
          <w:lang w:val="en-GB"/>
        </w:rPr>
        <w:t xml:space="preserve">In this sense, co-transmission may be understood as a material </w:t>
      </w:r>
      <w:del w:id="13" w:author="Mike Kestemont" w:date="2026-08-24T13:30:00Z" w16du:dateUtc="2026-08-24T11:30:00Z">
        <w:r w:rsidRPr="00E2656C" w:rsidDel="00755510">
          <w:rPr>
            <w:rFonts w:ascii="Times New Roman" w:hAnsi="Times New Roman" w:cs="Times New Roman"/>
            <w:lang w:val="en-GB"/>
          </w:rPr>
          <w:delText xml:space="preserve">dimension </w:delText>
        </w:r>
      </w:del>
      <w:ins w:id="14" w:author="Mike Kestemont" w:date="2026-08-24T13:30:00Z" w16du:dateUtc="2026-08-24T11:30:00Z">
        <w:r w:rsidR="00755510">
          <w:rPr>
            <w:rFonts w:ascii="Times New Roman" w:hAnsi="Times New Roman" w:cs="Times New Roman"/>
            <w:lang w:val="en-GB"/>
          </w:rPr>
          <w:t>reflection</w:t>
        </w:r>
        <w:r w:rsidR="00755510" w:rsidRPr="00E2656C">
          <w:rPr>
            <w:rFonts w:ascii="Times New Roman" w:hAnsi="Times New Roman" w:cs="Times New Roman"/>
            <w:lang w:val="en-GB"/>
          </w:rPr>
          <w:t xml:space="preserve"> </w:t>
        </w:r>
      </w:ins>
      <w:r w:rsidRPr="00E2656C">
        <w:rPr>
          <w:rFonts w:ascii="Times New Roman" w:hAnsi="Times New Roman" w:cs="Times New Roman"/>
          <w:lang w:val="en-GB"/>
        </w:rPr>
        <w:t>of intertextuality</w:t>
      </w:r>
      <w:r w:rsidR="00831ED6" w:rsidRPr="00E2656C">
        <w:rPr>
          <w:rFonts w:ascii="Times New Roman" w:hAnsi="Times New Roman" w:cs="Times New Roman"/>
          <w:lang w:val="en-GB"/>
        </w:rPr>
        <w:t>. Manuscript compilation places texts in relation to one another without requiring explicit textual reference, creating constellations in which literary and generic associations can emerge from material proximity.</w:t>
      </w:r>
    </w:p>
    <w:p w14:paraId="33C4DE07" w14:textId="77777777" w:rsidR="003305FB" w:rsidRPr="00E2656C" w:rsidRDefault="003305FB" w:rsidP="003305FB">
      <w:pPr>
        <w:tabs>
          <w:tab w:val="left" w:pos="1530"/>
        </w:tabs>
        <w:spacing w:after="0" w:line="259" w:lineRule="auto"/>
        <w:rPr>
          <w:rFonts w:ascii="Times New Roman" w:hAnsi="Times New Roman" w:cs="Times New Roman"/>
          <w:lang w:val="en-GB"/>
        </w:rPr>
      </w:pPr>
    </w:p>
    <w:p w14:paraId="1DD86F59" w14:textId="79974384" w:rsidR="00831ED6" w:rsidRPr="004C29E3" w:rsidRDefault="003305FB" w:rsidP="003305FB">
      <w:pPr>
        <w:tabs>
          <w:tab w:val="left" w:pos="1530"/>
        </w:tabs>
        <w:spacing w:after="0" w:line="259" w:lineRule="auto"/>
        <w:rPr>
          <w:rFonts w:ascii="Times New Roman" w:hAnsi="Times New Roman" w:cs="Times New Roman"/>
          <w:lang w:val="en-GB"/>
        </w:rPr>
      </w:pPr>
      <w:r w:rsidRPr="00E2656C">
        <w:rPr>
          <w:rFonts w:ascii="Times New Roman" w:hAnsi="Times New Roman" w:cs="Times New Roman"/>
          <w:lang w:val="en-GB"/>
        </w:rPr>
        <w:t xml:space="preserve">Perhaps nowhere is this fundamental difference between medieval and modern textual culture more apparent than in chivalric romance, a genre that flourished in the Middle Ages and subsequently enjoyed an </w:t>
      </w:r>
      <w:r w:rsidRPr="00E024EB">
        <w:rPr>
          <w:rFonts w:ascii="Times New Roman" w:hAnsi="Times New Roman" w:cs="Times New Roman"/>
          <w:lang w:val="en-GB"/>
        </w:rPr>
        <w:t>exceptionally long reception history.</w:t>
      </w:r>
      <w:r w:rsidR="00AC2959" w:rsidRPr="00E024EB">
        <w:rPr>
          <w:rStyle w:val="FootnoteReference"/>
          <w:rFonts w:ascii="Times New Roman" w:hAnsi="Times New Roman" w:cs="Times New Roman"/>
          <w:lang w:val="en-GB"/>
        </w:rPr>
        <w:footnoteReference w:id="3"/>
      </w:r>
      <w:r w:rsidR="00831ED6" w:rsidRPr="00E024EB">
        <w:rPr>
          <w:rFonts w:ascii="Times New Roman" w:hAnsi="Times New Roman" w:cs="Times New Roman"/>
          <w:lang w:val="en-GB"/>
        </w:rPr>
        <w:t xml:space="preserve"> Narratives about Arthur, Charlemagne, Tristan, or Floire and Blancheflor circulated for centuries in manuscripts and printed books, and survived into modern adaptations, from T. H. White’s </w:t>
      </w:r>
      <w:r w:rsidR="00831ED6" w:rsidRPr="00E024EB">
        <w:rPr>
          <w:rFonts w:ascii="Times New Roman" w:hAnsi="Times New Roman" w:cs="Times New Roman"/>
          <w:i/>
          <w:iCs/>
          <w:lang w:val="en-GB"/>
        </w:rPr>
        <w:t>The Once and Future King</w:t>
      </w:r>
      <w:r w:rsidR="00831ED6" w:rsidRPr="00E024EB">
        <w:rPr>
          <w:rFonts w:ascii="Times New Roman" w:hAnsi="Times New Roman" w:cs="Times New Roman"/>
          <w:lang w:val="en-GB"/>
        </w:rPr>
        <w:t xml:space="preserve"> (1958) to Disney’s </w:t>
      </w:r>
      <w:r w:rsidR="00831ED6" w:rsidRPr="00E024EB">
        <w:rPr>
          <w:rFonts w:ascii="Times New Roman" w:hAnsi="Times New Roman" w:cs="Times New Roman"/>
          <w:i/>
          <w:iCs/>
          <w:lang w:val="en-GB"/>
        </w:rPr>
        <w:t>The Sword in the Stone</w:t>
      </w:r>
      <w:r w:rsidR="00831ED6" w:rsidRPr="00E024EB">
        <w:rPr>
          <w:rFonts w:ascii="Times New Roman" w:hAnsi="Times New Roman" w:cs="Times New Roman"/>
          <w:lang w:val="en-GB"/>
        </w:rPr>
        <w:t xml:space="preserve"> (1963). Yet this enduring popularity has also encouraged a particular mode of reading. Chivalric romances are now commonly</w:t>
      </w:r>
      <w:ins w:id="20" w:author="Mike Kestemont" w:date="2026-08-24T13:31:00Z" w16du:dateUtc="2026-08-24T11:31:00Z">
        <w:r w:rsidR="00755510">
          <w:rPr>
            <w:rFonts w:ascii="Times New Roman" w:hAnsi="Times New Roman" w:cs="Times New Roman"/>
            <w:lang w:val="en-GB"/>
          </w:rPr>
          <w:t>, and likely: anachronistically,</w:t>
        </w:r>
      </w:ins>
      <w:r w:rsidR="00831ED6" w:rsidRPr="00E024EB">
        <w:rPr>
          <w:rFonts w:ascii="Times New Roman" w:hAnsi="Times New Roman" w:cs="Times New Roman"/>
          <w:lang w:val="en-GB"/>
        </w:rPr>
        <w:t xml:space="preserve"> approached as individual works or as representatives of a clearly defined genre</w:t>
      </w:r>
      <w:r w:rsidR="00E024EB" w:rsidRPr="00E024EB">
        <w:rPr>
          <w:rFonts w:ascii="Times New Roman" w:hAnsi="Times New Roman" w:cs="Times New Roman"/>
          <w:lang w:val="en-GB"/>
        </w:rPr>
        <w:t xml:space="preserve">. Medieval audiences, however, often encountered romances as part of larger textual constellations, in which individual works stood in material proximity to other narratives. Such manuscript contexts raise the question of whether works that we regard as belonging together in literary-historical terms were also brought together in medieval transmission. This question is particularly pertinent to chivalric romance, a broad and varied body of narratives that circulated widely across European vernaculars from the twelfth </w:t>
      </w:r>
      <w:r w:rsidR="00E024EB" w:rsidRPr="00E024EB">
        <w:rPr>
          <w:rFonts w:ascii="Times New Roman" w:hAnsi="Times New Roman" w:cs="Times New Roman"/>
          <w:lang w:val="en-GB"/>
        </w:rPr>
        <w:lastRenderedPageBreak/>
        <w:t>century onwards. Medieval classifications already sought to articulate distinctions within this material</w:t>
      </w:r>
      <w:ins w:id="21" w:author="Mike Kestemont" w:date="2026-08-24T13:32:00Z" w16du:dateUtc="2026-08-24T11:32:00Z">
        <w:r w:rsidR="00755510">
          <w:rPr>
            <w:rFonts w:ascii="Times New Roman" w:hAnsi="Times New Roman" w:cs="Times New Roman"/>
            <w:lang w:val="en-GB"/>
          </w:rPr>
          <w:t>; the</w:t>
        </w:r>
      </w:ins>
      <w:del w:id="22" w:author="Mike Kestemont" w:date="2026-08-24T13:32:00Z" w16du:dateUtc="2026-08-24T11:32:00Z">
        <w:r w:rsidR="00E024EB" w:rsidRPr="00E024EB" w:rsidDel="00755510">
          <w:rPr>
            <w:rFonts w:ascii="Times New Roman" w:hAnsi="Times New Roman" w:cs="Times New Roman"/>
            <w:lang w:val="en-GB"/>
          </w:rPr>
          <w:delText>,</w:delText>
        </w:r>
      </w:del>
      <w:r w:rsidR="00E024EB" w:rsidRPr="00E024EB">
        <w:rPr>
          <w:rFonts w:ascii="Times New Roman" w:hAnsi="Times New Roman" w:cs="Times New Roman"/>
          <w:lang w:val="en-GB"/>
        </w:rPr>
        <w:t xml:space="preserve"> most famous</w:t>
      </w:r>
      <w:ins w:id="23" w:author="Mike Kestemont" w:date="2026-08-24T13:32:00Z" w16du:dateUtc="2026-08-24T11:32:00Z">
        <w:r w:rsidR="00755510">
          <w:rPr>
            <w:rFonts w:ascii="Times New Roman" w:hAnsi="Times New Roman" w:cs="Times New Roman"/>
            <w:lang w:val="en-GB"/>
          </w:rPr>
          <w:t xml:space="preserve"> example of such an attempt is probably</w:t>
        </w:r>
      </w:ins>
      <w:del w:id="24" w:author="Mike Kestemont" w:date="2026-08-24T13:32:00Z" w16du:dateUtc="2026-08-24T11:32:00Z">
        <w:r w:rsidR="00E024EB" w:rsidRPr="00E024EB" w:rsidDel="00755510">
          <w:rPr>
            <w:rFonts w:ascii="Times New Roman" w:hAnsi="Times New Roman" w:cs="Times New Roman"/>
            <w:lang w:val="en-GB"/>
          </w:rPr>
          <w:delText>ly</w:delText>
        </w:r>
      </w:del>
      <w:r w:rsidR="00E024EB" w:rsidRPr="00E024EB">
        <w:rPr>
          <w:rFonts w:ascii="Times New Roman" w:hAnsi="Times New Roman" w:cs="Times New Roman"/>
          <w:lang w:val="en-GB"/>
        </w:rPr>
        <w:t xml:space="preserve"> Jean Bodel’s division </w:t>
      </w:r>
      <w:ins w:id="25" w:author="Mike Kestemont" w:date="2026-08-24T13:32:00Z" w16du:dateUtc="2026-08-24T11:32:00Z">
        <w:r w:rsidR="00755510">
          <w:rPr>
            <w:rFonts w:ascii="Times New Roman" w:hAnsi="Times New Roman" w:cs="Times New Roman"/>
            <w:lang w:val="en-GB"/>
          </w:rPr>
          <w:t>of the contemporary narratives he</w:t>
        </w:r>
      </w:ins>
      <w:ins w:id="26" w:author="Mike Kestemont" w:date="2026-08-24T13:33:00Z" w16du:dateUtc="2026-08-24T11:33:00Z">
        <w:r w:rsidR="00755510">
          <w:rPr>
            <w:rFonts w:ascii="Times New Roman" w:hAnsi="Times New Roman" w:cs="Times New Roman"/>
            <w:lang w:val="en-GB"/>
          </w:rPr>
          <w:t xml:space="preserve"> knew </w:t>
        </w:r>
      </w:ins>
      <w:r w:rsidR="00E024EB" w:rsidRPr="00E024EB">
        <w:rPr>
          <w:rFonts w:ascii="Times New Roman" w:hAnsi="Times New Roman" w:cs="Times New Roman"/>
          <w:lang w:val="en-GB"/>
        </w:rPr>
        <w:t xml:space="preserve">into the </w:t>
      </w:r>
      <w:r w:rsidR="00E024EB" w:rsidRPr="00E024EB">
        <w:rPr>
          <w:rFonts w:ascii="Times New Roman" w:hAnsi="Times New Roman" w:cs="Times New Roman"/>
          <w:i/>
          <w:iCs/>
          <w:lang w:val="en-GB"/>
        </w:rPr>
        <w:t>matières</w:t>
      </w:r>
      <w:r w:rsidR="00E024EB" w:rsidRPr="00E024EB">
        <w:rPr>
          <w:rFonts w:ascii="Times New Roman" w:hAnsi="Times New Roman" w:cs="Times New Roman"/>
          <w:lang w:val="en-GB"/>
        </w:rPr>
        <w:t xml:space="preserve"> of France, </w:t>
      </w:r>
      <w:r w:rsidR="00E024EB" w:rsidRPr="004C29E3">
        <w:rPr>
          <w:rFonts w:ascii="Times New Roman" w:hAnsi="Times New Roman" w:cs="Times New Roman"/>
          <w:lang w:val="en-GB"/>
        </w:rPr>
        <w:t>Britain, and Rome. The present contribution takes Bodel’s scheme as a point of departure to ask to what extent established literary categories correspond to patterns of co-transmission in medieval manuscripts.</w:t>
      </w:r>
    </w:p>
    <w:p w14:paraId="104E7D9C" w14:textId="77777777" w:rsidR="00E024EB" w:rsidRPr="004C29E3" w:rsidRDefault="00E024EB" w:rsidP="003305FB">
      <w:pPr>
        <w:tabs>
          <w:tab w:val="left" w:pos="1530"/>
        </w:tabs>
        <w:spacing w:after="0" w:line="259" w:lineRule="auto"/>
        <w:rPr>
          <w:rFonts w:ascii="Times New Roman" w:hAnsi="Times New Roman" w:cs="Times New Roman"/>
          <w:lang w:val="en-GB"/>
        </w:rPr>
      </w:pPr>
    </w:p>
    <w:p w14:paraId="439E80CC" w14:textId="745063E5" w:rsidR="003305FB" w:rsidRPr="00FB6EB9" w:rsidRDefault="004C29E3" w:rsidP="003305FB">
      <w:pPr>
        <w:tabs>
          <w:tab w:val="left" w:pos="1530"/>
        </w:tabs>
        <w:spacing w:after="0" w:line="259" w:lineRule="auto"/>
        <w:rPr>
          <w:rFonts w:ascii="Times New Roman" w:hAnsi="Times New Roman" w:cs="Times New Roman"/>
          <w:lang w:val="en-GB"/>
        </w:rPr>
      </w:pPr>
      <w:r w:rsidRPr="004C29E3">
        <w:rPr>
          <w:rFonts w:ascii="Times New Roman" w:hAnsi="Times New Roman" w:cs="Times New Roman"/>
          <w:lang w:val="en-GB"/>
        </w:rPr>
        <w:t xml:space="preserve">Only recently have research infrastructures become available that allow such patterns of co-transmission to be investigated systematically and comparatively. The data used here build on the corpus compiled for the </w:t>
      </w:r>
      <w:r w:rsidRPr="004C29E3">
        <w:rPr>
          <w:rFonts w:ascii="Times New Roman" w:hAnsi="Times New Roman" w:cs="Times New Roman"/>
          <w:i/>
          <w:iCs/>
          <w:lang w:val="en-GB"/>
        </w:rPr>
        <w:t>Science</w:t>
      </w:r>
      <w:r w:rsidRPr="004C29E3">
        <w:rPr>
          <w:rFonts w:ascii="Times New Roman" w:hAnsi="Times New Roman" w:cs="Times New Roman"/>
          <w:lang w:val="en-GB"/>
        </w:rPr>
        <w:t xml:space="preserve"> article ‘Forgotten Books’ (Kestemont et al. 2022), which </w:t>
      </w:r>
      <w:del w:id="27" w:author="Mike Kestemont" w:date="2026-08-24T13:33:00Z" w16du:dateUtc="2026-08-24T11:33:00Z">
        <w:r w:rsidRPr="004C29E3" w:rsidDel="00755510">
          <w:rPr>
            <w:rFonts w:ascii="Times New Roman" w:hAnsi="Times New Roman" w:cs="Times New Roman"/>
            <w:lang w:val="en-GB"/>
          </w:rPr>
          <w:delText xml:space="preserve">revealed </w:delText>
        </w:r>
      </w:del>
      <w:ins w:id="28" w:author="Mike Kestemont" w:date="2026-08-24T13:33:00Z" w16du:dateUtc="2026-08-24T11:33:00Z">
        <w:r w:rsidR="00755510">
          <w:rPr>
            <w:rFonts w:ascii="Times New Roman" w:hAnsi="Times New Roman" w:cs="Times New Roman"/>
            <w:lang w:val="en-GB"/>
          </w:rPr>
          <w:t xml:space="preserve">suggested </w:t>
        </w:r>
      </w:ins>
      <w:r w:rsidRPr="004C29E3">
        <w:rPr>
          <w:rFonts w:ascii="Times New Roman" w:hAnsi="Times New Roman" w:cs="Times New Roman"/>
          <w:lang w:val="en-GB"/>
        </w:rPr>
        <w:t>substantial differences in the survival of chivalric literature across six European vernaculars. This corpus is currently being expanded through a collaboration between the École nationale des chartes in Paris (</w:t>
      </w:r>
      <w:commentRangeStart w:id="29"/>
      <w:commentRangeStart w:id="30"/>
      <w:r w:rsidRPr="004C29E3">
        <w:rPr>
          <w:rFonts w:ascii="Times New Roman" w:hAnsi="Times New Roman" w:cs="Times New Roman"/>
          <w:lang w:val="en-GB"/>
        </w:rPr>
        <w:t>ERC project LostMA</w:t>
      </w:r>
      <w:commentRangeEnd w:id="29"/>
      <w:r w:rsidRPr="004C29E3">
        <w:rPr>
          <w:rStyle w:val="CommentReference"/>
          <w:rFonts w:ascii="Times New Roman" w:hAnsi="Times New Roman" w:cs="Times New Roman"/>
          <w:sz w:val="24"/>
          <w:szCs w:val="24"/>
          <w:lang w:val="en-GB"/>
        </w:rPr>
        <w:commentReference w:id="29"/>
      </w:r>
      <w:commentRangeEnd w:id="30"/>
      <w:r w:rsidR="00755510" w:rsidRPr="004C29E3">
        <w:rPr>
          <w:rStyle w:val="CommentReference"/>
          <w:rFonts w:ascii="Times New Roman" w:hAnsi="Times New Roman" w:cs="Times New Roman"/>
          <w:sz w:val="24"/>
          <w:szCs w:val="24"/>
          <w:lang w:val="en-GB"/>
        </w:rPr>
        <w:commentReference w:id="30"/>
      </w:r>
      <w:r w:rsidRPr="004C29E3">
        <w:rPr>
          <w:rFonts w:ascii="Times New Roman" w:hAnsi="Times New Roman" w:cs="Times New Roman"/>
          <w:lang w:val="en-GB"/>
        </w:rPr>
        <w:t xml:space="preserve">) and the University of Antwerp, </w:t>
      </w:r>
      <w:r w:rsidRPr="00FB6EB9">
        <w:rPr>
          <w:rFonts w:ascii="Times New Roman" w:hAnsi="Times New Roman" w:cs="Times New Roman"/>
          <w:lang w:val="en-GB"/>
        </w:rPr>
        <w:t>with the aim of documenting as comprehensively as possible the surviving manuscript transmission of chivalric narrative across the European vernaculars included in the project.</w:t>
      </w:r>
      <w:r w:rsidRPr="004C29E3">
        <w:rPr>
          <w:rFonts w:ascii="Times New Roman" w:hAnsi="Times New Roman" w:cs="Times New Roman"/>
          <w:lang w:val="en-GB"/>
        </w:rPr>
        <w:t xml:space="preserve"> The resulting database uses </w:t>
      </w:r>
      <w:r w:rsidRPr="004C29E3">
        <w:rPr>
          <w:rFonts w:ascii="Times New Roman" w:hAnsi="Times New Roman" w:cs="Times New Roman"/>
          <w:i/>
          <w:iCs/>
          <w:lang w:val="en-GB"/>
        </w:rPr>
        <w:t>romance</w:t>
      </w:r>
      <w:r w:rsidRPr="004C29E3">
        <w:rPr>
          <w:rFonts w:ascii="Times New Roman" w:hAnsi="Times New Roman" w:cs="Times New Roman"/>
          <w:lang w:val="en-GB"/>
        </w:rPr>
        <w:t xml:space="preserve"> as an umbrella term for narratives of chivalry, encompassing traditions such as the </w:t>
      </w:r>
      <w:r w:rsidRPr="004C29E3">
        <w:rPr>
          <w:rFonts w:ascii="Times New Roman" w:hAnsi="Times New Roman" w:cs="Times New Roman"/>
          <w:i/>
          <w:iCs/>
          <w:lang w:val="en-GB"/>
        </w:rPr>
        <w:t>chansons de geste</w:t>
      </w:r>
      <w:r w:rsidRPr="004C29E3">
        <w:rPr>
          <w:rFonts w:ascii="Times New Roman" w:hAnsi="Times New Roman" w:cs="Times New Roman"/>
          <w:lang w:val="en-GB"/>
        </w:rPr>
        <w:t xml:space="preserve"> and German </w:t>
      </w:r>
      <w:r w:rsidRPr="004C29E3">
        <w:rPr>
          <w:rFonts w:ascii="Times New Roman" w:hAnsi="Times New Roman" w:cs="Times New Roman"/>
          <w:i/>
          <w:iCs/>
          <w:lang w:val="en-GB"/>
        </w:rPr>
        <w:t>Heldendichtung</w:t>
      </w:r>
      <w:r w:rsidRPr="004C29E3">
        <w:rPr>
          <w:rFonts w:ascii="Times New Roman" w:hAnsi="Times New Roman" w:cs="Times New Roman"/>
          <w:lang w:val="en-GB"/>
        </w:rPr>
        <w:t>.</w:t>
      </w:r>
      <w:r w:rsidR="00AC3E1C" w:rsidRPr="004C29E3">
        <w:rPr>
          <w:rStyle w:val="FootnoteReference"/>
          <w:rFonts w:ascii="Times New Roman" w:hAnsi="Times New Roman" w:cs="Times New Roman"/>
          <w:lang w:val="en-GB"/>
        </w:rPr>
        <w:footnoteReference w:id="4"/>
      </w:r>
      <w:r w:rsidR="00831ED6" w:rsidRPr="004C29E3">
        <w:rPr>
          <w:rFonts w:ascii="Times New Roman" w:hAnsi="Times New Roman" w:cs="Times New Roman"/>
          <w:lang w:val="en-GB"/>
        </w:rPr>
        <w:t xml:space="preserve"> </w:t>
      </w:r>
      <w:r w:rsidRPr="004C29E3">
        <w:rPr>
          <w:rFonts w:ascii="Times New Roman" w:hAnsi="Times New Roman" w:cs="Times New Roman"/>
          <w:lang w:val="en-GB"/>
        </w:rPr>
        <w:t xml:space="preserve">It records individual works and their </w:t>
      </w:r>
      <w:r w:rsidRPr="00FB6EB9">
        <w:rPr>
          <w:rFonts w:ascii="Times New Roman" w:hAnsi="Times New Roman" w:cs="Times New Roman"/>
          <w:lang w:val="en-GB"/>
        </w:rPr>
        <w:t>manuscript witnesses alongside chronological and literary metadata. Although reconstructing every textual collection in which these works were transmitted would exceed the scope of a project of this size, the systematic recording of manuscripts and shelfmarks makes it possible, for the first time, to visualise patterns in the co-transmission of chivalric romances comparatively.</w:t>
      </w:r>
    </w:p>
    <w:p w14:paraId="5FB40ACE" w14:textId="77777777" w:rsidR="004C29E3" w:rsidRPr="00FB6EB9" w:rsidRDefault="004C29E3" w:rsidP="003305FB">
      <w:pPr>
        <w:tabs>
          <w:tab w:val="left" w:pos="1530"/>
        </w:tabs>
        <w:spacing w:after="0" w:line="259" w:lineRule="auto"/>
        <w:rPr>
          <w:rFonts w:ascii="Times New Roman" w:hAnsi="Times New Roman" w:cs="Times New Roman"/>
          <w:lang w:val="en-GB"/>
        </w:rPr>
      </w:pPr>
    </w:p>
    <w:p w14:paraId="6316004A" w14:textId="5C0EA4DC" w:rsidR="00426B19" w:rsidRPr="00FB6EB9" w:rsidRDefault="00FB6EB9" w:rsidP="003305FB">
      <w:pPr>
        <w:tabs>
          <w:tab w:val="left" w:pos="1530"/>
        </w:tabs>
        <w:spacing w:after="0" w:line="259" w:lineRule="auto"/>
        <w:rPr>
          <w:rFonts w:ascii="Times New Roman" w:hAnsi="Times New Roman" w:cs="Times New Roman"/>
          <w:lang w:val="en-GB"/>
        </w:rPr>
      </w:pPr>
      <w:r w:rsidRPr="00FB6EB9">
        <w:rPr>
          <w:rFonts w:ascii="Times New Roman" w:hAnsi="Times New Roman" w:cs="Times New Roman"/>
          <w:lang w:val="en-GB"/>
        </w:rPr>
        <w:t xml:space="preserve">This contribution asks how chivalric romances were transmitted alongside one another. The primary objects of analysis are therefore not </w:t>
      </w:r>
      <w:ins w:id="32" w:author="Mike Kestemont" w:date="2026-08-24T13:34:00Z" w16du:dateUtc="2026-08-24T11:34:00Z">
        <w:r w:rsidR="00755510">
          <w:rPr>
            <w:rFonts w:ascii="Times New Roman" w:hAnsi="Times New Roman" w:cs="Times New Roman"/>
            <w:lang w:val="en-GB"/>
          </w:rPr>
          <w:t xml:space="preserve">just </w:t>
        </w:r>
      </w:ins>
      <w:ins w:id="33" w:author="Mike Kestemont" w:date="2026-08-24T13:35:00Z" w16du:dateUtc="2026-08-24T11:35:00Z">
        <w:r w:rsidR="00755510">
          <w:rPr>
            <w:rFonts w:ascii="Times New Roman" w:hAnsi="Times New Roman" w:cs="Times New Roman"/>
            <w:lang w:val="en-GB"/>
          </w:rPr>
          <w:t xml:space="preserve">the </w:t>
        </w:r>
      </w:ins>
      <w:r w:rsidRPr="00FB6EB9">
        <w:rPr>
          <w:rFonts w:ascii="Times New Roman" w:hAnsi="Times New Roman" w:cs="Times New Roman"/>
          <w:lang w:val="en-GB"/>
        </w:rPr>
        <w:t xml:space="preserve">individual works, but the multi-text manuscripts in which they </w:t>
      </w:r>
      <w:ins w:id="34" w:author="Mike Kestemont" w:date="2026-08-24T13:35:00Z" w16du:dateUtc="2026-08-24T11:35:00Z">
        <w:r w:rsidR="00755510">
          <w:rPr>
            <w:rFonts w:ascii="Times New Roman" w:hAnsi="Times New Roman" w:cs="Times New Roman"/>
            <w:lang w:val="en-GB"/>
          </w:rPr>
          <w:t>co-</w:t>
        </w:r>
      </w:ins>
      <w:r w:rsidRPr="00FB6EB9">
        <w:rPr>
          <w:rFonts w:ascii="Times New Roman" w:hAnsi="Times New Roman" w:cs="Times New Roman"/>
          <w:lang w:val="en-GB"/>
        </w:rPr>
        <w:t>occur</w:t>
      </w:r>
      <w:del w:id="35" w:author="Mike Kestemont" w:date="2026-08-24T13:35:00Z" w16du:dateUtc="2026-08-24T11:35:00Z">
        <w:r w:rsidRPr="00FB6EB9" w:rsidDel="00755510">
          <w:rPr>
            <w:rFonts w:ascii="Times New Roman" w:hAnsi="Times New Roman" w:cs="Times New Roman"/>
            <w:lang w:val="en-GB"/>
          </w:rPr>
          <w:delText xml:space="preserve"> together</w:delText>
        </w:r>
      </w:del>
      <w:r w:rsidRPr="00FB6EB9">
        <w:rPr>
          <w:rFonts w:ascii="Times New Roman" w:hAnsi="Times New Roman" w:cs="Times New Roman"/>
          <w:lang w:val="en-GB"/>
        </w:rPr>
        <w:t xml:space="preserve">. These codicological constellations allow us to identify textual communities that emerge from patterns of co-transmission and to ask whether they correspond to established generic distinctions. Our focus is on French and German transmission, the two largest corpora in the </w:t>
      </w:r>
      <w:r w:rsidRPr="00FB6EB9">
        <w:rPr>
          <w:rFonts w:ascii="Times New Roman" w:hAnsi="Times New Roman" w:cs="Times New Roman"/>
          <w:highlight w:val="yellow"/>
          <w:lang w:val="en-GB"/>
        </w:rPr>
        <w:t>LostMA database</w:t>
      </w:r>
      <w:r w:rsidRPr="00FB6EB9">
        <w:rPr>
          <w:rFonts w:ascii="Times New Roman" w:hAnsi="Times New Roman" w:cs="Times New Roman"/>
          <w:lang w:val="en-GB"/>
        </w:rPr>
        <w:t xml:space="preserve"> and two literary traditions closely connected through centuries of </w:t>
      </w:r>
      <w:ins w:id="36" w:author="Mike Kestemont" w:date="2026-08-24T13:35:00Z" w16du:dateUtc="2026-08-24T11:35:00Z">
        <w:r w:rsidR="00755510">
          <w:rPr>
            <w:rFonts w:ascii="Times New Roman" w:hAnsi="Times New Roman" w:cs="Times New Roman"/>
            <w:lang w:val="en-GB"/>
          </w:rPr>
          <w:t xml:space="preserve">inter-vernacular </w:t>
        </w:r>
      </w:ins>
      <w:r w:rsidRPr="00FB6EB9">
        <w:rPr>
          <w:rFonts w:ascii="Times New Roman" w:hAnsi="Times New Roman" w:cs="Times New Roman"/>
          <w:lang w:val="en-GB"/>
        </w:rPr>
        <w:t xml:space="preserve">exchange. Using quantitative network analysis, we examine the cohesion and composition of the textual communities found in each tradition. In particular, we ask to what extent patterns of co-transmission correspond to Bodel’s </w:t>
      </w:r>
      <w:r w:rsidRPr="00FB6EB9">
        <w:rPr>
          <w:rFonts w:ascii="Times New Roman" w:hAnsi="Times New Roman" w:cs="Times New Roman"/>
          <w:i/>
          <w:iCs/>
          <w:lang w:val="en-GB"/>
        </w:rPr>
        <w:t>matières</w:t>
      </w:r>
      <w:r w:rsidRPr="00FB6EB9">
        <w:rPr>
          <w:rFonts w:ascii="Times New Roman" w:hAnsi="Times New Roman" w:cs="Times New Roman"/>
          <w:lang w:val="en-GB"/>
        </w:rPr>
        <w:t>, and what aspects of manuscript transmission fall outside this classificatory framework.</w:t>
      </w:r>
    </w:p>
    <w:p w14:paraId="20FAADBE" w14:textId="77777777" w:rsidR="00FB6EB9" w:rsidRPr="00FB6EB9" w:rsidRDefault="00FB6EB9" w:rsidP="003305FB">
      <w:pPr>
        <w:tabs>
          <w:tab w:val="left" w:pos="1530"/>
        </w:tabs>
        <w:spacing w:after="0" w:line="259" w:lineRule="auto"/>
        <w:rPr>
          <w:rFonts w:ascii="Times New Roman" w:hAnsi="Times New Roman" w:cs="Times New Roman"/>
          <w:lang w:val="en-GB"/>
        </w:rPr>
      </w:pPr>
    </w:p>
    <w:p w14:paraId="1D56DAD3" w14:textId="77777777" w:rsidR="003305FB" w:rsidRPr="00FB6EB9" w:rsidRDefault="003305FB" w:rsidP="003305FB">
      <w:pPr>
        <w:tabs>
          <w:tab w:val="left" w:pos="1530"/>
        </w:tabs>
        <w:spacing w:after="0" w:line="259" w:lineRule="auto"/>
        <w:rPr>
          <w:rFonts w:ascii="Times New Roman" w:hAnsi="Times New Roman" w:cs="Times New Roman"/>
          <w:b/>
          <w:bCs/>
          <w:lang w:val="en-GB"/>
        </w:rPr>
      </w:pPr>
      <w:r w:rsidRPr="00FB6EB9">
        <w:rPr>
          <w:rFonts w:ascii="Times New Roman" w:hAnsi="Times New Roman" w:cs="Times New Roman"/>
          <w:b/>
          <w:bCs/>
          <w:lang w:val="en-GB"/>
        </w:rPr>
        <w:t>1. French and German Chivalric Romances in Comparison</w:t>
      </w:r>
    </w:p>
    <w:p w14:paraId="77770D47" w14:textId="77777777" w:rsidR="003305FB" w:rsidRPr="00B038CC" w:rsidRDefault="003305FB" w:rsidP="003305FB">
      <w:pPr>
        <w:tabs>
          <w:tab w:val="left" w:pos="1530"/>
        </w:tabs>
        <w:spacing w:after="0" w:line="259" w:lineRule="auto"/>
        <w:rPr>
          <w:rFonts w:ascii="Times New Roman" w:hAnsi="Times New Roman" w:cs="Times New Roman"/>
          <w:b/>
          <w:bCs/>
          <w:lang w:val="en-GB"/>
        </w:rPr>
      </w:pPr>
    </w:p>
    <w:p w14:paraId="5C3FF497" w14:textId="3C7E8D3C" w:rsidR="005C13EB" w:rsidRPr="00B038CC" w:rsidRDefault="00B038CC" w:rsidP="003305FB">
      <w:pPr>
        <w:tabs>
          <w:tab w:val="left" w:pos="1530"/>
        </w:tabs>
        <w:spacing w:after="0" w:line="259" w:lineRule="auto"/>
        <w:rPr>
          <w:rFonts w:ascii="Times New Roman" w:hAnsi="Times New Roman" w:cs="Times New Roman"/>
          <w:b/>
          <w:bCs/>
          <w:lang w:val="en-GB"/>
        </w:rPr>
      </w:pPr>
      <w:r w:rsidRPr="00B038CC">
        <w:rPr>
          <w:rFonts w:ascii="Times New Roman" w:hAnsi="Times New Roman" w:cs="Times New Roman"/>
          <w:lang w:val="en-GB"/>
        </w:rPr>
        <w:t>Before turning to the thematic organisation of manuscript transmission, it is useful to compare the basic structure of the French and German corpora</w:t>
      </w:r>
      <w:commentRangeStart w:id="37"/>
      <w:r w:rsidRPr="00B038CC">
        <w:rPr>
          <w:rFonts w:ascii="Times New Roman" w:hAnsi="Times New Roman" w:cs="Times New Roman"/>
          <w:lang w:val="en-GB"/>
        </w:rPr>
        <w:t>.</w:t>
      </w:r>
      <w:commentRangeEnd w:id="37"/>
      <w:r w:rsidR="00E9313E" w:rsidRPr="00B038CC">
        <w:rPr>
          <w:rStyle w:val="CommentReference"/>
          <w:rFonts w:ascii="Times New Roman" w:hAnsi="Times New Roman" w:cs="Times New Roman"/>
          <w:sz w:val="24"/>
          <w:szCs w:val="24"/>
          <w:lang w:val="en-GB"/>
        </w:rPr>
        <w:commentReference w:id="37"/>
      </w:r>
      <w:r w:rsidRPr="00B038CC">
        <w:rPr>
          <w:rFonts w:ascii="Times New Roman" w:hAnsi="Times New Roman" w:cs="Times New Roman"/>
          <w:lang w:val="en-GB"/>
        </w:rPr>
        <w:t xml:space="preserve"> The two traditions differ substantially in size: after fragmentary witnesses are excluded, the French dataset comprises 256 works in 911 manuscripts, while the German corpus contains 118 works in 449 manuscripts. More important for the present analysis, however, is the way in which romances are distributed across manuscripts. French manuscripts bring several romances together considerably more often, whereas German transmission is more strongly characterised by manuscripts containing </w:t>
      </w:r>
      <w:r w:rsidRPr="00B038CC">
        <w:rPr>
          <w:rFonts w:ascii="Times New Roman" w:hAnsi="Times New Roman" w:cs="Times New Roman"/>
          <w:lang w:val="en-GB"/>
        </w:rPr>
        <w:lastRenderedPageBreak/>
        <w:t>a single romance. This difference becomes particularly clear when we compare the number of romances per manuscript (Fig. 1A).</w:t>
      </w:r>
    </w:p>
    <w:p w14:paraId="67E9CEE2" w14:textId="4AA16738" w:rsidR="00676F09" w:rsidRPr="00B038CC" w:rsidRDefault="00676F09" w:rsidP="003305FB">
      <w:pPr>
        <w:tabs>
          <w:tab w:val="left" w:pos="1530"/>
        </w:tabs>
        <w:spacing w:after="0" w:line="259" w:lineRule="auto"/>
        <w:rPr>
          <w:rFonts w:ascii="Times New Roman" w:hAnsi="Times New Roman" w:cs="Times New Roman"/>
          <w:b/>
          <w:bCs/>
          <w:lang w:val="en-GB"/>
        </w:rPr>
      </w:pPr>
      <w:r w:rsidRPr="00B038CC">
        <w:rPr>
          <w:rFonts w:ascii="Times New Roman" w:hAnsi="Times New Roman" w:cs="Times New Roman"/>
          <w:b/>
          <w:bCs/>
          <w:noProof/>
          <w:lang w:val="en-GB"/>
        </w:rPr>
        <w:drawing>
          <wp:inline distT="0" distB="0" distL="0" distR="0" wp14:anchorId="2D01BD6A" wp14:editId="2F8523BE">
            <wp:extent cx="5760720" cy="2351405"/>
            <wp:effectExtent l="0" t="0" r="0" b="0"/>
            <wp:docPr id="1476642596"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42596" name="Afbeelding 14766425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351405"/>
                    </a:xfrm>
                    <a:prstGeom prst="rect">
                      <a:avLst/>
                    </a:prstGeom>
                  </pic:spPr>
                </pic:pic>
              </a:graphicData>
            </a:graphic>
          </wp:inline>
        </w:drawing>
      </w:r>
    </w:p>
    <w:p w14:paraId="50A000DA" w14:textId="4AA379FE" w:rsidR="00676F09" w:rsidRPr="00B038CC" w:rsidRDefault="00676F09" w:rsidP="003305FB">
      <w:pPr>
        <w:tabs>
          <w:tab w:val="left" w:pos="1530"/>
        </w:tabs>
        <w:spacing w:after="0" w:line="259" w:lineRule="auto"/>
        <w:rPr>
          <w:rFonts w:ascii="Times New Roman" w:hAnsi="Times New Roman" w:cs="Times New Roman"/>
          <w:i/>
          <w:iCs/>
          <w:lang w:val="en-GB"/>
        </w:rPr>
      </w:pPr>
      <w:r w:rsidRPr="00B038CC">
        <w:rPr>
          <w:rFonts w:ascii="Times New Roman" w:hAnsi="Times New Roman" w:cs="Times New Roman"/>
          <w:i/>
          <w:iCs/>
          <w:lang w:val="en-GB"/>
        </w:rPr>
        <w:t>Fig. 1. Structural differences between French and German romance transmission: (A) number of works per manuscript; (B) manuscript date (midpoint).</w:t>
      </w:r>
    </w:p>
    <w:p w14:paraId="1F7390C2" w14:textId="77777777" w:rsidR="00676F09" w:rsidRPr="00B038CC" w:rsidRDefault="00676F09" w:rsidP="003305FB">
      <w:pPr>
        <w:tabs>
          <w:tab w:val="left" w:pos="1530"/>
        </w:tabs>
        <w:spacing w:after="0" w:line="259" w:lineRule="auto"/>
        <w:rPr>
          <w:rFonts w:ascii="Times New Roman" w:hAnsi="Times New Roman" w:cs="Times New Roman"/>
          <w:lang w:val="en-GB"/>
        </w:rPr>
      </w:pPr>
    </w:p>
    <w:p w14:paraId="00E4B6F6" w14:textId="4F9BB047" w:rsidR="00F11681" w:rsidRPr="00B038CC" w:rsidRDefault="00B038CC" w:rsidP="00676F09">
      <w:pPr>
        <w:tabs>
          <w:tab w:val="left" w:pos="1530"/>
        </w:tabs>
        <w:spacing w:after="0" w:line="259" w:lineRule="auto"/>
        <w:rPr>
          <w:rFonts w:ascii="Times New Roman" w:hAnsi="Times New Roman" w:cs="Times New Roman"/>
          <w:lang w:val="en-GB"/>
        </w:rPr>
      </w:pPr>
      <w:r w:rsidRPr="00B038CC">
        <w:rPr>
          <w:rFonts w:ascii="Times New Roman" w:hAnsi="Times New Roman" w:cs="Times New Roman"/>
          <w:lang w:val="en-GB"/>
        </w:rPr>
        <w:t xml:space="preserve">French manuscripts contain an average of </w:t>
      </w:r>
      <w:r w:rsidRPr="00B038CC">
        <w:rPr>
          <w:rFonts w:ascii="Times New Roman" w:hAnsi="Times New Roman" w:cs="Times New Roman"/>
          <w:highlight w:val="yellow"/>
          <w:lang w:val="en-GB"/>
        </w:rPr>
        <w:t>1.77</w:t>
      </w:r>
      <w:r w:rsidRPr="00B038CC">
        <w:rPr>
          <w:rFonts w:ascii="Times New Roman" w:hAnsi="Times New Roman" w:cs="Times New Roman"/>
          <w:lang w:val="en-GB"/>
        </w:rPr>
        <w:t xml:space="preserve"> romances, compared with </w:t>
      </w:r>
      <w:r w:rsidRPr="00B038CC">
        <w:rPr>
          <w:rFonts w:ascii="Times New Roman" w:hAnsi="Times New Roman" w:cs="Times New Roman"/>
          <w:highlight w:val="yellow"/>
          <w:lang w:val="en-GB"/>
        </w:rPr>
        <w:t>1.35</w:t>
      </w:r>
      <w:r w:rsidRPr="00B038CC">
        <w:rPr>
          <w:rFonts w:ascii="Times New Roman" w:hAnsi="Times New Roman" w:cs="Times New Roman"/>
          <w:lang w:val="en-GB"/>
        </w:rPr>
        <w:t xml:space="preserve"> in the German corpus, and the difference between the two distributions is statistically significant (</w:t>
      </w:r>
      <w:r w:rsidRPr="00B038CC">
        <w:rPr>
          <w:rFonts w:ascii="Times New Roman" w:hAnsi="Times New Roman" w:cs="Times New Roman"/>
          <w:i/>
          <w:iCs/>
          <w:highlight w:val="yellow"/>
          <w:lang w:val="en-GB"/>
        </w:rPr>
        <w:t>p</w:t>
      </w:r>
      <w:r w:rsidRPr="00B038CC">
        <w:rPr>
          <w:rFonts w:ascii="Times New Roman" w:hAnsi="Times New Roman" w:cs="Times New Roman"/>
          <w:highlight w:val="yellow"/>
          <w:lang w:val="en-GB"/>
        </w:rPr>
        <w:t xml:space="preserve"> = 0.00022</w:t>
      </w:r>
      <w:r w:rsidRPr="00B038CC">
        <w:rPr>
          <w:rFonts w:ascii="Times New Roman" w:hAnsi="Times New Roman" w:cs="Times New Roman"/>
          <w:lang w:val="en-GB"/>
        </w:rPr>
        <w:t xml:space="preserve">). The contrast is also visible at the upper end of the distribution: while the largest German manuscript in the dataset contains eleven romances, the French corpus includes manuscripts containing up to </w:t>
      </w:r>
      <w:commentRangeStart w:id="38"/>
      <w:r w:rsidRPr="00B038CC">
        <w:rPr>
          <w:rFonts w:ascii="Times New Roman" w:hAnsi="Times New Roman" w:cs="Times New Roman"/>
          <w:lang w:val="en-GB"/>
        </w:rPr>
        <w:t>nineteen</w:t>
      </w:r>
      <w:commentRangeEnd w:id="38"/>
      <w:r w:rsidRPr="00B038CC">
        <w:rPr>
          <w:rStyle w:val="CommentReference"/>
          <w:rFonts w:ascii="Times New Roman" w:hAnsi="Times New Roman" w:cs="Times New Roman"/>
          <w:sz w:val="24"/>
          <w:szCs w:val="24"/>
          <w:lang w:val="en-GB"/>
        </w:rPr>
        <w:commentReference w:id="38"/>
      </w:r>
      <w:r w:rsidRPr="00B038CC">
        <w:rPr>
          <w:rFonts w:ascii="Times New Roman" w:hAnsi="Times New Roman" w:cs="Times New Roman"/>
          <w:lang w:val="en-GB"/>
        </w:rPr>
        <w:t xml:space="preserve">. In both traditions single-romance manuscripts remain common, but French transmission has a substantially longer tail of manuscripts in which romances accumulate. French romances therefore have more opportunities to enter into repeated combinations with other works. Importantly, this contrast cannot simply be explained by a difference in the number of surviving witnesses per work. </w:t>
      </w:r>
      <w:commentRangeStart w:id="39"/>
      <w:commentRangeStart w:id="40"/>
      <w:commentRangeStart w:id="41"/>
      <w:r w:rsidRPr="00B038CC">
        <w:rPr>
          <w:rFonts w:ascii="Times New Roman" w:hAnsi="Times New Roman" w:cs="Times New Roman"/>
          <w:lang w:val="en-GB"/>
        </w:rPr>
        <w:t xml:space="preserve">The mean number of </w:t>
      </w:r>
      <w:del w:id="42" w:author="Mike Kestemont" w:date="2026-08-25T11:12:00Z" w16du:dateUtc="2026-08-25T09:12:00Z">
        <w:r w:rsidRPr="00B038CC" w:rsidDel="008E5B4B">
          <w:rPr>
            <w:rFonts w:ascii="Times New Roman" w:hAnsi="Times New Roman" w:cs="Times New Roman"/>
            <w:lang w:val="en-GB"/>
          </w:rPr>
          <w:delText xml:space="preserve">surviving </w:delText>
        </w:r>
      </w:del>
      <w:ins w:id="43" w:author="Mike Kestemont" w:date="2026-08-25T11:12:00Z" w16du:dateUtc="2026-08-25T09:12:00Z">
        <w:r w:rsidR="008E5B4B">
          <w:rPr>
            <w:rFonts w:ascii="Times New Roman" w:hAnsi="Times New Roman" w:cs="Times New Roman"/>
            <w:lang w:val="en-GB"/>
          </w:rPr>
          <w:t>attested</w:t>
        </w:r>
        <w:r w:rsidR="008E5B4B" w:rsidRPr="00B038CC">
          <w:rPr>
            <w:rFonts w:ascii="Times New Roman" w:hAnsi="Times New Roman" w:cs="Times New Roman"/>
            <w:lang w:val="en-GB"/>
          </w:rPr>
          <w:t xml:space="preserve"> </w:t>
        </w:r>
      </w:ins>
      <w:r w:rsidRPr="00B038CC">
        <w:rPr>
          <w:rFonts w:ascii="Times New Roman" w:hAnsi="Times New Roman" w:cs="Times New Roman"/>
          <w:lang w:val="en-GB"/>
        </w:rPr>
        <w:t xml:space="preserve">witnesses per </w:t>
      </w:r>
      <w:del w:id="44" w:author="Mike Kestemont" w:date="2026-08-25T11:12:00Z" w16du:dateUtc="2026-08-25T09:12:00Z">
        <w:r w:rsidRPr="00B038CC" w:rsidDel="008E5B4B">
          <w:rPr>
            <w:rFonts w:ascii="Times New Roman" w:hAnsi="Times New Roman" w:cs="Times New Roman"/>
            <w:lang w:val="en-GB"/>
          </w:rPr>
          <w:delText xml:space="preserve">attested </w:delText>
        </w:r>
      </w:del>
      <w:r w:rsidRPr="00B038CC">
        <w:rPr>
          <w:rFonts w:ascii="Times New Roman" w:hAnsi="Times New Roman" w:cs="Times New Roman"/>
          <w:lang w:val="en-GB"/>
        </w:rPr>
        <w:t xml:space="preserve">work is similar in the two corpora: 5.38 for French and 5.06 for German, and the distributions do not differ significantly. </w:t>
      </w:r>
      <w:commentRangeEnd w:id="39"/>
      <w:r w:rsidRPr="00B038CC">
        <w:rPr>
          <w:rStyle w:val="CommentReference"/>
          <w:rFonts w:ascii="Times New Roman" w:hAnsi="Times New Roman" w:cs="Times New Roman"/>
          <w:sz w:val="24"/>
          <w:szCs w:val="24"/>
          <w:lang w:val="en-GB"/>
        </w:rPr>
        <w:commentReference w:id="39"/>
      </w:r>
      <w:commentRangeEnd w:id="40"/>
      <w:r w:rsidR="00E9313E" w:rsidRPr="00B038CC">
        <w:rPr>
          <w:rStyle w:val="CommentReference"/>
          <w:rFonts w:ascii="Times New Roman" w:hAnsi="Times New Roman" w:cs="Times New Roman"/>
          <w:sz w:val="24"/>
          <w:szCs w:val="24"/>
          <w:lang w:val="en-GB"/>
        </w:rPr>
        <w:commentReference w:id="40"/>
      </w:r>
      <w:commentRangeEnd w:id="41"/>
      <w:r w:rsidR="000F16A6" w:rsidRPr="00B038CC">
        <w:rPr>
          <w:rStyle w:val="CommentReference"/>
          <w:rFonts w:ascii="Times New Roman" w:hAnsi="Times New Roman" w:cs="Times New Roman"/>
          <w:sz w:val="24"/>
          <w:szCs w:val="24"/>
          <w:lang w:val="en-GB"/>
        </w:rPr>
        <w:commentReference w:id="41"/>
      </w:r>
      <w:r w:rsidRPr="00B038CC">
        <w:rPr>
          <w:rFonts w:ascii="Times New Roman" w:hAnsi="Times New Roman" w:cs="Times New Roman"/>
          <w:lang w:val="en-GB"/>
        </w:rPr>
        <w:t xml:space="preserve">French romances are therefore not simply represented by more surviving witnesses and thus mechanically more likely to encounter other texts. What differs is the </w:t>
      </w:r>
      <w:r w:rsidRPr="00B038CC">
        <w:rPr>
          <w:rFonts w:ascii="Times New Roman" w:hAnsi="Times New Roman" w:cs="Times New Roman"/>
          <w:i/>
          <w:iCs/>
          <w:lang w:val="en-GB"/>
        </w:rPr>
        <w:t>organisation</w:t>
      </w:r>
      <w:r w:rsidRPr="00B038CC">
        <w:rPr>
          <w:rFonts w:ascii="Times New Roman" w:hAnsi="Times New Roman" w:cs="Times New Roman"/>
          <w:lang w:val="en-GB"/>
        </w:rPr>
        <w:t xml:space="preserve"> of those witnesses into manuscript contexts.</w:t>
      </w:r>
      <w:commentRangeStart w:id="45"/>
      <w:commentRangeStart w:id="46"/>
      <w:r w:rsidR="006F0C81" w:rsidRPr="00B038CC">
        <w:rPr>
          <w:rStyle w:val="FootnoteReference"/>
          <w:rFonts w:ascii="Times New Roman" w:hAnsi="Times New Roman" w:cs="Times New Roman"/>
          <w:lang w:val="en-GB"/>
        </w:rPr>
        <w:footnoteReference w:id="5"/>
      </w:r>
      <w:commentRangeEnd w:id="45"/>
      <w:r w:rsidR="00E9313E" w:rsidRPr="00B038CC">
        <w:rPr>
          <w:rStyle w:val="CommentReference"/>
          <w:rFonts w:ascii="Times New Roman" w:hAnsi="Times New Roman" w:cs="Times New Roman"/>
          <w:sz w:val="24"/>
          <w:szCs w:val="24"/>
          <w:lang w:val="en-GB"/>
        </w:rPr>
        <w:commentReference w:id="45"/>
      </w:r>
      <w:commentRangeEnd w:id="46"/>
      <w:r w:rsidR="000F16A6" w:rsidRPr="00B038CC">
        <w:rPr>
          <w:rStyle w:val="CommentReference"/>
          <w:rFonts w:ascii="Times New Roman" w:hAnsi="Times New Roman" w:cs="Times New Roman"/>
          <w:sz w:val="24"/>
          <w:szCs w:val="24"/>
          <w:lang w:val="en-GB"/>
        </w:rPr>
        <w:commentReference w:id="46"/>
      </w:r>
      <w:del w:id="53" w:author="Mike Kestemont" w:date="2026-08-24T13:42:00Z" w16du:dateUtc="2026-08-24T11:42:00Z">
        <w:r w:rsidR="00676F09" w:rsidRPr="00B038CC" w:rsidDel="00E9313E">
          <w:rPr>
            <w:rFonts w:ascii="Times New Roman" w:hAnsi="Times New Roman" w:cs="Times New Roman"/>
            <w:lang w:val="en-GB"/>
          </w:rPr>
          <w:delText xml:space="preserve"> </w:delText>
        </w:r>
      </w:del>
    </w:p>
    <w:p w14:paraId="2F516836" w14:textId="77777777" w:rsidR="00F11681" w:rsidRPr="00B038CC" w:rsidRDefault="00F11681" w:rsidP="00676F09">
      <w:pPr>
        <w:tabs>
          <w:tab w:val="left" w:pos="1530"/>
        </w:tabs>
        <w:spacing w:after="0" w:line="259" w:lineRule="auto"/>
        <w:rPr>
          <w:rFonts w:ascii="Times New Roman" w:hAnsi="Times New Roman" w:cs="Times New Roman"/>
          <w:lang w:val="en-GB"/>
        </w:rPr>
      </w:pPr>
    </w:p>
    <w:p w14:paraId="0A915A22" w14:textId="047698A4" w:rsidR="00676F09" w:rsidRPr="008B7F04" w:rsidRDefault="00F11681" w:rsidP="00676F09">
      <w:pPr>
        <w:tabs>
          <w:tab w:val="left" w:pos="1530"/>
        </w:tabs>
        <w:spacing w:after="0" w:line="259" w:lineRule="auto"/>
        <w:rPr>
          <w:rFonts w:ascii="Times New Roman" w:hAnsi="Times New Roman" w:cs="Times New Roman"/>
          <w:b/>
          <w:bCs/>
          <w:lang w:val="en-GB"/>
        </w:rPr>
      </w:pPr>
      <w:r w:rsidRPr="00B038CC">
        <w:rPr>
          <w:rFonts w:ascii="Times New Roman" w:hAnsi="Times New Roman" w:cs="Times New Roman"/>
          <w:lang w:val="en-GB"/>
        </w:rPr>
        <w:t xml:space="preserve">A second structural difference concerns </w:t>
      </w:r>
      <w:commentRangeStart w:id="54"/>
      <w:r w:rsidRPr="00B038CC">
        <w:rPr>
          <w:rFonts w:ascii="Times New Roman" w:hAnsi="Times New Roman" w:cs="Times New Roman"/>
          <w:lang w:val="en-GB"/>
        </w:rPr>
        <w:t>chronology</w:t>
      </w:r>
      <w:commentRangeEnd w:id="54"/>
      <w:r w:rsidR="00B038CC" w:rsidRPr="00B038CC">
        <w:rPr>
          <w:rStyle w:val="CommentReference"/>
          <w:rFonts w:ascii="Times New Roman" w:hAnsi="Times New Roman" w:cs="Times New Roman"/>
          <w:sz w:val="24"/>
          <w:szCs w:val="24"/>
          <w:lang w:val="en-GB"/>
        </w:rPr>
        <w:commentReference w:id="54"/>
      </w:r>
      <w:r w:rsidRPr="00B038CC">
        <w:rPr>
          <w:rFonts w:ascii="Times New Roman" w:hAnsi="Times New Roman" w:cs="Times New Roman"/>
          <w:lang w:val="en-GB"/>
        </w:rPr>
        <w:t xml:space="preserve">. The works themselves belong broadly to the same period: their median dates of composition, around 1250 for French and 1265 for German, do not differ significantly. Their surviving manuscript witnesses, by contrast, do (Fig. 1B). The median manuscript date is approximately 1350 in the French corpus and 1450 in the German corpus, a highly significant difference. This later profile of German transmission should be kept in mind when interpreting the patterns below. It may reflect differences in the chronology of copying and collection formation, although chronology alone cannot explain why romances were grouped differently within individual codices. Having </w:t>
      </w:r>
      <w:r w:rsidRPr="00B038CC">
        <w:rPr>
          <w:rFonts w:ascii="Times New Roman" w:hAnsi="Times New Roman" w:cs="Times New Roman"/>
          <w:lang w:val="en-GB"/>
        </w:rPr>
        <w:lastRenderedPageBreak/>
        <w:t xml:space="preserve">established these structural differences, we can now ask which kinds of romances were </w:t>
      </w:r>
      <w:r w:rsidRPr="008B7F04">
        <w:rPr>
          <w:rFonts w:ascii="Times New Roman" w:hAnsi="Times New Roman" w:cs="Times New Roman"/>
          <w:lang w:val="en-GB"/>
        </w:rPr>
        <w:t xml:space="preserve">brought together, and whether the traditional </w:t>
      </w:r>
      <w:r w:rsidRPr="008B7F04">
        <w:rPr>
          <w:rFonts w:ascii="Times New Roman" w:hAnsi="Times New Roman" w:cs="Times New Roman"/>
          <w:i/>
          <w:iCs/>
          <w:lang w:val="en-GB"/>
        </w:rPr>
        <w:t>matières</w:t>
      </w:r>
      <w:r w:rsidRPr="008B7F04">
        <w:rPr>
          <w:rFonts w:ascii="Times New Roman" w:hAnsi="Times New Roman" w:cs="Times New Roman"/>
          <w:lang w:val="en-GB"/>
        </w:rPr>
        <w:t xml:space="preserve"> help to explain these patterns.</w:t>
      </w:r>
    </w:p>
    <w:p w14:paraId="2AC2D25D" w14:textId="77777777" w:rsidR="00676F09" w:rsidRPr="008B7F04" w:rsidRDefault="00676F09" w:rsidP="00676F09">
      <w:pPr>
        <w:tabs>
          <w:tab w:val="left" w:pos="1530"/>
        </w:tabs>
        <w:spacing w:after="0" w:line="259" w:lineRule="auto"/>
        <w:rPr>
          <w:rFonts w:ascii="Times New Roman" w:hAnsi="Times New Roman" w:cs="Times New Roman"/>
          <w:lang w:val="en-GB"/>
        </w:rPr>
      </w:pPr>
    </w:p>
    <w:p w14:paraId="506F53F1" w14:textId="77777777" w:rsidR="00B538AE" w:rsidRPr="008B7F04" w:rsidRDefault="00B538AE" w:rsidP="00B538AE">
      <w:pPr>
        <w:tabs>
          <w:tab w:val="left" w:pos="1530"/>
        </w:tabs>
        <w:spacing w:after="0" w:line="259" w:lineRule="auto"/>
        <w:rPr>
          <w:rFonts w:ascii="Times New Roman" w:hAnsi="Times New Roman" w:cs="Times New Roman"/>
          <w:b/>
          <w:bCs/>
          <w:lang w:val="en-GB"/>
        </w:rPr>
      </w:pPr>
      <w:r w:rsidRPr="008B7F04">
        <w:rPr>
          <w:rFonts w:ascii="Times New Roman" w:hAnsi="Times New Roman" w:cs="Times New Roman"/>
          <w:b/>
          <w:bCs/>
          <w:lang w:val="en-GB"/>
        </w:rPr>
        <w:t xml:space="preserve">2. The Distribution of </w:t>
      </w:r>
      <w:r w:rsidRPr="008B7F04">
        <w:rPr>
          <w:rFonts w:ascii="Times New Roman" w:hAnsi="Times New Roman" w:cs="Times New Roman"/>
          <w:b/>
          <w:bCs/>
          <w:i/>
          <w:iCs/>
          <w:lang w:val="en-GB"/>
        </w:rPr>
        <w:t>Matières</w:t>
      </w:r>
      <w:r w:rsidRPr="008B7F04">
        <w:rPr>
          <w:rFonts w:ascii="Times New Roman" w:hAnsi="Times New Roman" w:cs="Times New Roman"/>
          <w:b/>
          <w:bCs/>
          <w:lang w:val="en-GB"/>
        </w:rPr>
        <w:t xml:space="preserve"> across the Two Traditions</w:t>
      </w:r>
    </w:p>
    <w:p w14:paraId="5E54C271" w14:textId="77777777" w:rsidR="00B538AE" w:rsidRPr="008B7F04" w:rsidRDefault="00B538AE" w:rsidP="00B538AE">
      <w:pPr>
        <w:tabs>
          <w:tab w:val="left" w:pos="1530"/>
        </w:tabs>
        <w:spacing w:after="0" w:line="259" w:lineRule="auto"/>
        <w:rPr>
          <w:rFonts w:ascii="Times New Roman" w:hAnsi="Times New Roman" w:cs="Times New Roman"/>
          <w:lang w:val="en-GB"/>
        </w:rPr>
      </w:pPr>
    </w:p>
    <w:p w14:paraId="456254E0" w14:textId="4A56C1D9" w:rsidR="00B538AE" w:rsidRPr="008B7F04" w:rsidRDefault="008B7F04" w:rsidP="00B538AE">
      <w:pPr>
        <w:tabs>
          <w:tab w:val="left" w:pos="1530"/>
        </w:tabs>
        <w:spacing w:after="0" w:line="259" w:lineRule="auto"/>
        <w:rPr>
          <w:rFonts w:ascii="Times New Roman" w:hAnsi="Times New Roman" w:cs="Times New Roman"/>
          <w:lang w:val="en-GB"/>
        </w:rPr>
      </w:pPr>
      <w:r w:rsidRPr="008B7F04">
        <w:rPr>
          <w:rFonts w:ascii="Times New Roman" w:hAnsi="Times New Roman" w:cs="Times New Roman"/>
          <w:lang w:val="en-GB"/>
        </w:rPr>
        <w:t xml:space="preserve">A first step is to establish how the three </w:t>
      </w:r>
      <w:r w:rsidRPr="008B7F04">
        <w:rPr>
          <w:rFonts w:ascii="Times New Roman" w:hAnsi="Times New Roman" w:cs="Times New Roman"/>
          <w:i/>
          <w:iCs/>
          <w:lang w:val="en-GB"/>
        </w:rPr>
        <w:t>matières</w:t>
      </w:r>
      <w:r w:rsidRPr="008B7F04">
        <w:rPr>
          <w:rFonts w:ascii="Times New Roman" w:hAnsi="Times New Roman" w:cs="Times New Roman"/>
          <w:lang w:val="en-GB"/>
        </w:rPr>
        <w:t xml:space="preserve"> are represented in the two corpora. We use the traditional distinction formulated by Jean Bodel around 1200: the </w:t>
      </w:r>
      <w:r w:rsidRPr="008B7F04">
        <w:rPr>
          <w:rFonts w:ascii="Times New Roman" w:hAnsi="Times New Roman" w:cs="Times New Roman"/>
          <w:i/>
          <w:iCs/>
          <w:lang w:val="en-GB"/>
        </w:rPr>
        <w:t>matière de Bretagne</w:t>
      </w:r>
      <w:r w:rsidRPr="008B7F04">
        <w:rPr>
          <w:rFonts w:ascii="Times New Roman" w:hAnsi="Times New Roman" w:cs="Times New Roman"/>
          <w:lang w:val="en-GB"/>
        </w:rPr>
        <w:t xml:space="preserve">, comprising narratives associated with Arthur and the British world; the </w:t>
      </w:r>
      <w:r w:rsidRPr="008B7F04">
        <w:rPr>
          <w:rFonts w:ascii="Times New Roman" w:hAnsi="Times New Roman" w:cs="Times New Roman"/>
          <w:i/>
          <w:iCs/>
          <w:lang w:val="en-GB"/>
        </w:rPr>
        <w:t>matière de France</w:t>
      </w:r>
      <w:r w:rsidRPr="008B7F04">
        <w:rPr>
          <w:rFonts w:ascii="Times New Roman" w:hAnsi="Times New Roman" w:cs="Times New Roman"/>
          <w:lang w:val="en-GB"/>
        </w:rPr>
        <w:t xml:space="preserve">, centred primarily on Charlemagne and the heroic world of the </w:t>
      </w:r>
      <w:r w:rsidRPr="008B7F04">
        <w:rPr>
          <w:rFonts w:ascii="Times New Roman" w:hAnsi="Times New Roman" w:cs="Times New Roman"/>
          <w:i/>
          <w:iCs/>
          <w:lang w:val="en-GB"/>
        </w:rPr>
        <w:t>chansons de geste</w:t>
      </w:r>
      <w:r w:rsidRPr="008B7F04">
        <w:rPr>
          <w:rFonts w:ascii="Times New Roman" w:hAnsi="Times New Roman" w:cs="Times New Roman"/>
          <w:lang w:val="en-GB"/>
        </w:rPr>
        <w:t xml:space="preserve">; and the </w:t>
      </w:r>
      <w:r w:rsidRPr="008B7F04">
        <w:rPr>
          <w:rFonts w:ascii="Times New Roman" w:hAnsi="Times New Roman" w:cs="Times New Roman"/>
          <w:i/>
          <w:iCs/>
          <w:lang w:val="en-GB"/>
        </w:rPr>
        <w:t>matière de Rome</w:t>
      </w:r>
      <w:r w:rsidRPr="008B7F04">
        <w:rPr>
          <w:rFonts w:ascii="Times New Roman" w:hAnsi="Times New Roman" w:cs="Times New Roman"/>
          <w:lang w:val="en-GB"/>
        </w:rPr>
        <w:t>, encompassing narratives concerned with classical antiquity</w:t>
      </w:r>
      <w:r w:rsidR="00E13D63" w:rsidRPr="008B7F04">
        <w:rPr>
          <w:rFonts w:ascii="Times New Roman" w:hAnsi="Times New Roman" w:cs="Times New Roman"/>
          <w:lang w:val="en-GB"/>
        </w:rPr>
        <w:t>.</w:t>
      </w:r>
      <w:r w:rsidR="00D61111" w:rsidRPr="008B7F04">
        <w:rPr>
          <w:rStyle w:val="FootnoteReference"/>
          <w:rFonts w:ascii="Times New Roman" w:hAnsi="Times New Roman" w:cs="Times New Roman"/>
          <w:lang w:val="en-GB"/>
        </w:rPr>
        <w:footnoteReference w:id="6"/>
      </w:r>
      <w:r w:rsidR="00E13D63" w:rsidRPr="008B7F04">
        <w:rPr>
          <w:rFonts w:ascii="Times New Roman" w:hAnsi="Times New Roman" w:cs="Times New Roman"/>
          <w:lang w:val="en-GB"/>
        </w:rPr>
        <w:t xml:space="preserve"> </w:t>
      </w:r>
      <w:r w:rsidRPr="008B7F04">
        <w:rPr>
          <w:rFonts w:ascii="Times New Roman" w:hAnsi="Times New Roman" w:cs="Times New Roman"/>
          <w:lang w:val="en-GB"/>
        </w:rPr>
        <w:t xml:space="preserve">Works that fall outside these three categories are grouped here as </w:t>
      </w:r>
      <w:r w:rsidRPr="008B7F04">
        <w:rPr>
          <w:rFonts w:ascii="Times New Roman" w:hAnsi="Times New Roman" w:cs="Times New Roman"/>
          <w:i/>
          <w:iCs/>
          <w:lang w:val="en-GB"/>
        </w:rPr>
        <w:t>Other</w:t>
      </w:r>
      <w:r w:rsidRPr="008B7F04">
        <w:rPr>
          <w:rFonts w:ascii="Times New Roman" w:hAnsi="Times New Roman" w:cs="Times New Roman"/>
          <w:lang w:val="en-GB"/>
        </w:rPr>
        <w:t>. The distributions differ considerably between the French and German corpora (Fig. 2).</w:t>
      </w:r>
    </w:p>
    <w:p w14:paraId="53CAB047" w14:textId="77777777" w:rsidR="00E13D63" w:rsidRPr="00E2656C" w:rsidRDefault="00E13D63" w:rsidP="00B538AE">
      <w:pPr>
        <w:tabs>
          <w:tab w:val="left" w:pos="1530"/>
        </w:tabs>
        <w:spacing w:after="0" w:line="259" w:lineRule="auto"/>
        <w:rPr>
          <w:rFonts w:ascii="Times New Roman" w:hAnsi="Times New Roman" w:cs="Times New Roman"/>
          <w:lang w:val="en-GB"/>
        </w:rPr>
      </w:pPr>
    </w:p>
    <w:p w14:paraId="1D67DE84" w14:textId="71FDF598" w:rsidR="00B538AE" w:rsidRPr="00E2656C" w:rsidRDefault="00B538AE" w:rsidP="00B538AE">
      <w:pPr>
        <w:tabs>
          <w:tab w:val="left" w:pos="1530"/>
        </w:tabs>
        <w:spacing w:after="0" w:line="259" w:lineRule="auto"/>
        <w:rPr>
          <w:rFonts w:ascii="Times New Roman" w:hAnsi="Times New Roman" w:cs="Times New Roman"/>
          <w:lang w:val="en-GB"/>
        </w:rPr>
      </w:pPr>
      <w:r w:rsidRPr="00E2656C">
        <w:rPr>
          <w:noProof/>
          <w:lang w:val="en-GB"/>
        </w:rPr>
        <w:drawing>
          <wp:inline distT="0" distB="0" distL="0" distR="0" wp14:anchorId="704951AC" wp14:editId="6B2F3F0D">
            <wp:extent cx="5760720" cy="2856230"/>
            <wp:effectExtent l="0" t="0" r="0" b="1270"/>
            <wp:docPr id="1120057424"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856230"/>
                    </a:xfrm>
                    <a:prstGeom prst="rect">
                      <a:avLst/>
                    </a:prstGeom>
                    <a:noFill/>
                    <a:ln>
                      <a:noFill/>
                    </a:ln>
                  </pic:spPr>
                </pic:pic>
              </a:graphicData>
            </a:graphic>
          </wp:inline>
        </w:drawing>
      </w:r>
    </w:p>
    <w:p w14:paraId="32C9E62A" w14:textId="43E2C67A" w:rsidR="00B538AE" w:rsidRPr="00E2656C" w:rsidRDefault="00CF637C" w:rsidP="00B538AE">
      <w:pPr>
        <w:tabs>
          <w:tab w:val="left" w:pos="1530"/>
        </w:tabs>
        <w:spacing w:after="0" w:line="259" w:lineRule="auto"/>
        <w:rPr>
          <w:rFonts w:ascii="Times New Roman" w:hAnsi="Times New Roman" w:cs="Times New Roman"/>
          <w:i/>
          <w:iCs/>
          <w:lang w:val="en-GB"/>
        </w:rPr>
      </w:pPr>
      <w:r w:rsidRPr="00E2656C">
        <w:rPr>
          <w:rFonts w:ascii="Times New Roman" w:hAnsi="Times New Roman" w:cs="Times New Roman"/>
          <w:i/>
          <w:iCs/>
          <w:lang w:val="en-GB"/>
        </w:rPr>
        <w:t xml:space="preserve">Fig. 2 Share of works assigned to each matière. </w:t>
      </w:r>
      <w:r w:rsidR="00B65B4F" w:rsidRPr="00755510">
        <w:rPr>
          <w:rFonts w:ascii="Times New Roman" w:hAnsi="Times New Roman" w:cs="Times New Roman"/>
          <w:highlight w:val="yellow"/>
        </w:rPr>
        <w:t xml:space="preserve">Checken: </w:t>
      </w:r>
      <w:r w:rsidRPr="00755510">
        <w:rPr>
          <w:rFonts w:ascii="Times New Roman" w:hAnsi="Times New Roman" w:cs="Times New Roman"/>
          <w:highlight w:val="yellow"/>
        </w:rPr>
        <w:t xml:space="preserve">klopt het </w:t>
      </w:r>
      <w:r w:rsidR="00B65B4F" w:rsidRPr="00755510">
        <w:rPr>
          <w:rFonts w:ascii="Times New Roman" w:hAnsi="Times New Roman" w:cs="Times New Roman"/>
          <w:highlight w:val="yellow"/>
        </w:rPr>
        <w:t>aantal heldendichten</w:t>
      </w:r>
      <w:r w:rsidR="001408F2" w:rsidRPr="00755510">
        <w:rPr>
          <w:rFonts w:ascii="Times New Roman" w:hAnsi="Times New Roman" w:cs="Times New Roman"/>
          <w:highlight w:val="yellow"/>
        </w:rPr>
        <w:t xml:space="preserve">? </w:t>
      </w:r>
      <w:r w:rsidR="001408F2" w:rsidRPr="00E2656C">
        <w:rPr>
          <w:rFonts w:ascii="Times New Roman" w:hAnsi="Times New Roman" w:cs="Times New Roman"/>
          <w:highlight w:val="yellow"/>
          <w:lang w:val="en-GB"/>
        </w:rPr>
        <w:t>In Excel nog 22?</w:t>
      </w:r>
    </w:p>
    <w:p w14:paraId="1B2A3B34" w14:textId="77777777" w:rsidR="00D17089" w:rsidRPr="00E2656C" w:rsidRDefault="00D17089" w:rsidP="00B538AE">
      <w:pPr>
        <w:tabs>
          <w:tab w:val="left" w:pos="1530"/>
        </w:tabs>
        <w:spacing w:after="0" w:line="259" w:lineRule="auto"/>
        <w:rPr>
          <w:rFonts w:ascii="Times New Roman" w:hAnsi="Times New Roman" w:cs="Times New Roman"/>
          <w:lang w:val="en-GB"/>
        </w:rPr>
      </w:pPr>
    </w:p>
    <w:p w14:paraId="13F954B6" w14:textId="14FD7B30" w:rsidR="00AF568C" w:rsidRPr="008B7F04" w:rsidRDefault="00AF568C" w:rsidP="00B538AE">
      <w:pPr>
        <w:tabs>
          <w:tab w:val="left" w:pos="1530"/>
        </w:tabs>
        <w:spacing w:after="0" w:line="259" w:lineRule="auto"/>
        <w:rPr>
          <w:rFonts w:ascii="Times New Roman" w:hAnsi="Times New Roman" w:cs="Times New Roman"/>
          <w:lang w:val="en-GB"/>
        </w:rPr>
      </w:pPr>
      <w:r w:rsidRPr="00E2656C">
        <w:rPr>
          <w:rFonts w:ascii="Times New Roman" w:hAnsi="Times New Roman" w:cs="Times New Roman"/>
          <w:lang w:val="en-GB"/>
        </w:rPr>
        <w:t xml:space="preserve">In the French corpus, Bodel’s categories account for a substantial proportion of the material. The </w:t>
      </w:r>
      <w:r w:rsidRPr="00E2656C">
        <w:rPr>
          <w:rFonts w:ascii="Times New Roman" w:hAnsi="Times New Roman" w:cs="Times New Roman"/>
          <w:i/>
          <w:iCs/>
          <w:lang w:val="en-GB"/>
        </w:rPr>
        <w:t>matière de France</w:t>
      </w:r>
      <w:r w:rsidRPr="00E2656C">
        <w:rPr>
          <w:rFonts w:ascii="Times New Roman" w:hAnsi="Times New Roman" w:cs="Times New Roman"/>
          <w:lang w:val="en-GB"/>
        </w:rPr>
        <w:t xml:space="preserve"> is particularly prominent, reflecting the large body of </w:t>
      </w:r>
      <w:r w:rsidRPr="00E2656C">
        <w:rPr>
          <w:rFonts w:ascii="Times New Roman" w:hAnsi="Times New Roman" w:cs="Times New Roman"/>
          <w:i/>
          <w:iCs/>
          <w:lang w:val="en-GB"/>
        </w:rPr>
        <w:t>chansons de geste</w:t>
      </w:r>
      <w:r w:rsidRPr="00E2656C">
        <w:rPr>
          <w:rFonts w:ascii="Times New Roman" w:hAnsi="Times New Roman" w:cs="Times New Roman"/>
          <w:lang w:val="en-GB"/>
        </w:rPr>
        <w:t xml:space="preserve">, while the </w:t>
      </w:r>
      <w:r w:rsidRPr="00E2656C">
        <w:rPr>
          <w:rFonts w:ascii="Times New Roman" w:hAnsi="Times New Roman" w:cs="Times New Roman"/>
          <w:i/>
          <w:iCs/>
          <w:lang w:val="en-GB"/>
        </w:rPr>
        <w:t>matière de Bretagne</w:t>
      </w:r>
      <w:r w:rsidRPr="00E2656C">
        <w:rPr>
          <w:rFonts w:ascii="Times New Roman" w:hAnsi="Times New Roman" w:cs="Times New Roman"/>
          <w:lang w:val="en-GB"/>
        </w:rPr>
        <w:t xml:space="preserve"> likewise constitutes a sizeable part of the corpus. The German distribution </w:t>
      </w:r>
      <w:r w:rsidR="008B7F04">
        <w:rPr>
          <w:rFonts w:ascii="Times New Roman" w:hAnsi="Times New Roman" w:cs="Times New Roman"/>
          <w:lang w:val="en-GB"/>
        </w:rPr>
        <w:t>is</w:t>
      </w:r>
      <w:r w:rsidRPr="00E2656C">
        <w:rPr>
          <w:rFonts w:ascii="Times New Roman" w:hAnsi="Times New Roman" w:cs="Times New Roman"/>
          <w:lang w:val="en-GB"/>
        </w:rPr>
        <w:t xml:space="preserve"> markedly different, most notably in the much larger proportion of works classified as </w:t>
      </w:r>
      <w:r w:rsidRPr="00E2656C">
        <w:rPr>
          <w:rFonts w:ascii="Times New Roman" w:hAnsi="Times New Roman" w:cs="Times New Roman"/>
          <w:i/>
          <w:iCs/>
          <w:lang w:val="en-GB"/>
        </w:rPr>
        <w:t>Other</w:t>
      </w:r>
      <w:r w:rsidRPr="00E2656C">
        <w:rPr>
          <w:rFonts w:ascii="Times New Roman" w:hAnsi="Times New Roman" w:cs="Times New Roman"/>
          <w:lang w:val="en-GB"/>
        </w:rPr>
        <w:t>. This category should not, however, be understood simply as a heterogeneous residue of texts that resist meaningful classification. It includes</w:t>
      </w:r>
      <w:r w:rsidR="008B7F04">
        <w:rPr>
          <w:rFonts w:ascii="Times New Roman" w:hAnsi="Times New Roman" w:cs="Times New Roman"/>
          <w:lang w:val="en-GB"/>
        </w:rPr>
        <w:t>, most importantly,</w:t>
      </w:r>
      <w:r w:rsidRPr="00E2656C">
        <w:rPr>
          <w:rFonts w:ascii="Times New Roman" w:hAnsi="Times New Roman" w:cs="Times New Roman"/>
          <w:lang w:val="en-GB"/>
        </w:rPr>
        <w:t xml:space="preserve"> German </w:t>
      </w:r>
      <w:r w:rsidRPr="00E2656C">
        <w:rPr>
          <w:rFonts w:ascii="Times New Roman" w:hAnsi="Times New Roman" w:cs="Times New Roman"/>
          <w:i/>
          <w:iCs/>
          <w:lang w:val="en-GB"/>
        </w:rPr>
        <w:t>Heldendichtung</w:t>
      </w:r>
      <w:r w:rsidRPr="00E2656C">
        <w:rPr>
          <w:rFonts w:ascii="Times New Roman" w:hAnsi="Times New Roman" w:cs="Times New Roman"/>
          <w:lang w:val="en-GB"/>
        </w:rPr>
        <w:t xml:space="preserve">, one of the most distinctive narrative traditions in the </w:t>
      </w:r>
      <w:r w:rsidR="008B7F04">
        <w:rPr>
          <w:rFonts w:ascii="Times New Roman" w:hAnsi="Times New Roman" w:cs="Times New Roman"/>
          <w:lang w:val="en-GB"/>
        </w:rPr>
        <w:t xml:space="preserve">German </w:t>
      </w:r>
      <w:r w:rsidRPr="00E2656C">
        <w:rPr>
          <w:rFonts w:ascii="Times New Roman" w:hAnsi="Times New Roman" w:cs="Times New Roman"/>
          <w:lang w:val="en-GB"/>
        </w:rPr>
        <w:t xml:space="preserve">corpus. The prominence of </w:t>
      </w:r>
      <w:r w:rsidRPr="00E2656C">
        <w:rPr>
          <w:rFonts w:ascii="Times New Roman" w:hAnsi="Times New Roman" w:cs="Times New Roman"/>
          <w:i/>
          <w:iCs/>
          <w:lang w:val="en-GB"/>
        </w:rPr>
        <w:t>Other</w:t>
      </w:r>
      <w:r w:rsidRPr="00E2656C">
        <w:rPr>
          <w:rFonts w:ascii="Times New Roman" w:hAnsi="Times New Roman" w:cs="Times New Roman"/>
          <w:lang w:val="en-GB"/>
        </w:rPr>
        <w:t xml:space="preserve"> therefore exposes a fundamental asymmetry in </w:t>
      </w:r>
      <w:r w:rsidRPr="008B7F04">
        <w:rPr>
          <w:rFonts w:ascii="Times New Roman" w:hAnsi="Times New Roman" w:cs="Times New Roman"/>
          <w:lang w:val="en-GB"/>
        </w:rPr>
        <w:t xml:space="preserve">applying Bodel’s scheme comparatively: </w:t>
      </w:r>
      <w:r w:rsidR="00ED7B90" w:rsidRPr="008B7F04">
        <w:rPr>
          <w:rFonts w:ascii="Times New Roman" w:hAnsi="Times New Roman" w:cs="Times New Roman"/>
          <w:lang w:val="en-GB"/>
        </w:rPr>
        <w:t xml:space="preserve">the three </w:t>
      </w:r>
      <w:r w:rsidR="00ED7B90" w:rsidRPr="008B7F04">
        <w:rPr>
          <w:rFonts w:ascii="Times New Roman" w:hAnsi="Times New Roman" w:cs="Times New Roman"/>
          <w:i/>
          <w:iCs/>
          <w:lang w:val="en-GB"/>
        </w:rPr>
        <w:t>matières</w:t>
      </w:r>
      <w:r w:rsidR="00ED7B90" w:rsidRPr="008B7F04">
        <w:rPr>
          <w:rFonts w:ascii="Times New Roman" w:hAnsi="Times New Roman" w:cs="Times New Roman"/>
          <w:lang w:val="en-GB"/>
        </w:rPr>
        <w:t xml:space="preserve"> encompass a substantially larger proportion of the French than of the German corpus. This difference in coverage does not necessarily imply that Bodel’s categories structure German co-transmission less strongly where they do apply.</w:t>
      </w:r>
    </w:p>
    <w:p w14:paraId="1EF7435C" w14:textId="77777777" w:rsidR="00ED7B90" w:rsidRPr="008B7F04" w:rsidRDefault="00ED7B90" w:rsidP="00B538AE">
      <w:pPr>
        <w:tabs>
          <w:tab w:val="left" w:pos="1530"/>
        </w:tabs>
        <w:spacing w:after="0" w:line="259" w:lineRule="auto"/>
        <w:rPr>
          <w:rFonts w:ascii="Times New Roman" w:hAnsi="Times New Roman" w:cs="Times New Roman"/>
          <w:lang w:val="en-GB"/>
        </w:rPr>
      </w:pPr>
    </w:p>
    <w:p w14:paraId="32DE00ED" w14:textId="16B79E38" w:rsidR="00AF568C" w:rsidRPr="000D35C0" w:rsidRDefault="008B7F04" w:rsidP="003305FB">
      <w:pPr>
        <w:tabs>
          <w:tab w:val="left" w:pos="1530"/>
        </w:tabs>
        <w:spacing w:after="0" w:line="259" w:lineRule="auto"/>
        <w:rPr>
          <w:rFonts w:ascii="Times New Roman" w:hAnsi="Times New Roman" w:cs="Times New Roman"/>
          <w:lang w:val="en-GB"/>
        </w:rPr>
      </w:pPr>
      <w:r w:rsidRPr="008B7F04">
        <w:rPr>
          <w:rFonts w:ascii="Times New Roman" w:hAnsi="Times New Roman" w:cs="Times New Roman"/>
          <w:lang w:val="en-GB"/>
        </w:rPr>
        <w:lastRenderedPageBreak/>
        <w:t xml:space="preserve">This asymmetry is important for the network analyses that follow. If works belonging to the same </w:t>
      </w:r>
      <w:r w:rsidRPr="008B7F04">
        <w:rPr>
          <w:rFonts w:ascii="Times New Roman" w:hAnsi="Times New Roman" w:cs="Times New Roman"/>
          <w:i/>
          <w:iCs/>
          <w:lang w:val="en-GB"/>
        </w:rPr>
        <w:t>matière</w:t>
      </w:r>
      <w:r w:rsidRPr="008B7F04">
        <w:rPr>
          <w:rFonts w:ascii="Times New Roman" w:hAnsi="Times New Roman" w:cs="Times New Roman"/>
          <w:lang w:val="en-GB"/>
        </w:rPr>
        <w:t xml:space="preserve"> tend to be transmitted together, this would suggest that Bodel’s categories correspond, at least to some extent, to patterns of medieval manuscript transmission. The unequal coverage of the two corpora must, however, be kept in mind: the large category </w:t>
      </w:r>
      <w:r w:rsidRPr="008B7F04">
        <w:rPr>
          <w:rFonts w:ascii="Times New Roman" w:hAnsi="Times New Roman" w:cs="Times New Roman"/>
          <w:i/>
          <w:iCs/>
          <w:lang w:val="en-GB"/>
        </w:rPr>
        <w:t>Other</w:t>
      </w:r>
      <w:r w:rsidRPr="008B7F04">
        <w:rPr>
          <w:rFonts w:ascii="Times New Roman" w:hAnsi="Times New Roman" w:cs="Times New Roman"/>
          <w:lang w:val="en-GB"/>
        </w:rPr>
        <w:t xml:space="preserve"> may conceal coherent textual communities for which Bodel’s model simply has no name. Bodel’s </w:t>
      </w:r>
      <w:r w:rsidRPr="000D35C0">
        <w:rPr>
          <w:rFonts w:ascii="Times New Roman" w:hAnsi="Times New Roman" w:cs="Times New Roman"/>
          <w:lang w:val="en-GB"/>
        </w:rPr>
        <w:t xml:space="preserve">scheme thus serves here not as a neutral taxonomy but as a historical hypothesis to be tested against manuscript transmission. Do works assigned to the same </w:t>
      </w:r>
      <w:r w:rsidRPr="000D35C0">
        <w:rPr>
          <w:rFonts w:ascii="Times New Roman" w:hAnsi="Times New Roman" w:cs="Times New Roman"/>
          <w:i/>
          <w:iCs/>
          <w:lang w:val="en-GB"/>
        </w:rPr>
        <w:t>matière</w:t>
      </w:r>
      <w:r w:rsidRPr="000D35C0">
        <w:rPr>
          <w:rFonts w:ascii="Times New Roman" w:hAnsi="Times New Roman" w:cs="Times New Roman"/>
          <w:lang w:val="en-GB"/>
        </w:rPr>
        <w:t xml:space="preserve"> actually occur together, and does Bodel’s scheme have the same </w:t>
      </w:r>
      <w:commentRangeStart w:id="57"/>
      <w:commentRangeStart w:id="58"/>
      <w:r w:rsidRPr="000D35C0">
        <w:rPr>
          <w:rFonts w:ascii="Times New Roman" w:hAnsi="Times New Roman" w:cs="Times New Roman"/>
          <w:lang w:val="en-GB"/>
        </w:rPr>
        <w:t xml:space="preserve">explanatory power </w:t>
      </w:r>
      <w:commentRangeEnd w:id="57"/>
      <w:r w:rsidR="007623BA" w:rsidRPr="000D35C0">
        <w:rPr>
          <w:rStyle w:val="CommentReference"/>
          <w:rFonts w:ascii="Times New Roman" w:hAnsi="Times New Roman" w:cs="Times New Roman"/>
          <w:sz w:val="24"/>
          <w:szCs w:val="24"/>
          <w:lang w:val="en-GB"/>
        </w:rPr>
        <w:commentReference w:id="57"/>
      </w:r>
      <w:commentRangeEnd w:id="58"/>
      <w:r w:rsidR="00E9313E" w:rsidRPr="000D35C0">
        <w:rPr>
          <w:rStyle w:val="CommentReference"/>
          <w:rFonts w:ascii="Times New Roman" w:hAnsi="Times New Roman" w:cs="Times New Roman"/>
          <w:sz w:val="24"/>
          <w:szCs w:val="24"/>
          <w:lang w:val="en-GB"/>
        </w:rPr>
        <w:commentReference w:id="58"/>
      </w:r>
      <w:r w:rsidRPr="000D35C0">
        <w:rPr>
          <w:rFonts w:ascii="Times New Roman" w:hAnsi="Times New Roman" w:cs="Times New Roman"/>
          <w:lang w:val="en-GB"/>
        </w:rPr>
        <w:t>in the two traditions? To answer these questions, we now move from the overall distributions shown in Fig. 2 to the manuscript combinations themselves.</w:t>
      </w:r>
    </w:p>
    <w:p w14:paraId="198D602D" w14:textId="77777777" w:rsidR="008B7F04" w:rsidRPr="000D35C0" w:rsidRDefault="008B7F04" w:rsidP="003305FB">
      <w:pPr>
        <w:tabs>
          <w:tab w:val="left" w:pos="1530"/>
        </w:tabs>
        <w:spacing w:after="0" w:line="259" w:lineRule="auto"/>
        <w:rPr>
          <w:rFonts w:ascii="Times New Roman" w:hAnsi="Times New Roman" w:cs="Times New Roman"/>
          <w:lang w:val="en-GB"/>
        </w:rPr>
      </w:pPr>
    </w:p>
    <w:p w14:paraId="76242503" w14:textId="77777777" w:rsidR="00B806CF" w:rsidRPr="000D35C0" w:rsidRDefault="00B806CF" w:rsidP="00B806CF">
      <w:pPr>
        <w:tabs>
          <w:tab w:val="left" w:pos="1530"/>
        </w:tabs>
        <w:spacing w:after="0" w:line="259" w:lineRule="auto"/>
        <w:rPr>
          <w:rFonts w:ascii="Times New Roman" w:hAnsi="Times New Roman" w:cs="Times New Roman"/>
          <w:b/>
          <w:bCs/>
          <w:lang w:val="en-GB"/>
        </w:rPr>
      </w:pPr>
      <w:r w:rsidRPr="000D35C0">
        <w:rPr>
          <w:rFonts w:ascii="Times New Roman" w:hAnsi="Times New Roman" w:cs="Times New Roman"/>
          <w:b/>
          <w:bCs/>
          <w:lang w:val="en-GB"/>
        </w:rPr>
        <w:t xml:space="preserve">3. </w:t>
      </w:r>
      <w:r w:rsidRPr="000D35C0">
        <w:rPr>
          <w:rFonts w:ascii="Times New Roman" w:hAnsi="Times New Roman" w:cs="Times New Roman"/>
          <w:b/>
          <w:bCs/>
          <w:i/>
          <w:iCs/>
          <w:lang w:val="en-GB"/>
        </w:rPr>
        <w:t>Matière</w:t>
      </w:r>
      <w:r w:rsidRPr="000D35C0">
        <w:rPr>
          <w:rFonts w:ascii="Times New Roman" w:hAnsi="Times New Roman" w:cs="Times New Roman"/>
          <w:b/>
          <w:bCs/>
          <w:lang w:val="en-GB"/>
        </w:rPr>
        <w:t xml:space="preserve"> and Textual Communities in the Co-transmission Networks</w:t>
      </w:r>
    </w:p>
    <w:p w14:paraId="25EDF777" w14:textId="77777777" w:rsidR="00B806CF" w:rsidRPr="000D35C0" w:rsidRDefault="00B806CF" w:rsidP="00B806CF">
      <w:pPr>
        <w:tabs>
          <w:tab w:val="left" w:pos="1530"/>
        </w:tabs>
        <w:spacing w:after="0" w:line="259" w:lineRule="auto"/>
        <w:rPr>
          <w:rFonts w:ascii="Times New Roman" w:hAnsi="Times New Roman" w:cs="Times New Roman"/>
          <w:lang w:val="en-GB"/>
        </w:rPr>
      </w:pPr>
    </w:p>
    <w:p w14:paraId="226C3187" w14:textId="77777777" w:rsidR="007623BA" w:rsidRPr="000D35C0" w:rsidRDefault="007623BA" w:rsidP="003305FB">
      <w:pPr>
        <w:tabs>
          <w:tab w:val="left" w:pos="1530"/>
        </w:tabs>
        <w:spacing w:after="0" w:line="259" w:lineRule="auto"/>
        <w:rPr>
          <w:rFonts w:ascii="Times New Roman" w:hAnsi="Times New Roman" w:cs="Times New Roman"/>
          <w:lang w:val="en-GB"/>
        </w:rPr>
      </w:pPr>
      <w:r w:rsidRPr="000D35C0">
        <w:rPr>
          <w:rFonts w:ascii="Times New Roman" w:hAnsi="Times New Roman" w:cs="Times New Roman"/>
          <w:lang w:val="en-GB"/>
        </w:rPr>
        <w:t xml:space="preserve">Figure 3 visualises the co-transmission networks for works assigned to the three Bodelian </w:t>
      </w:r>
      <w:r w:rsidRPr="000D35C0">
        <w:rPr>
          <w:rFonts w:ascii="Times New Roman" w:hAnsi="Times New Roman" w:cs="Times New Roman"/>
          <w:i/>
          <w:iCs/>
          <w:lang w:val="en-GB"/>
        </w:rPr>
        <w:t>matières</w:t>
      </w:r>
      <w:r w:rsidRPr="000D35C0">
        <w:rPr>
          <w:rFonts w:ascii="Times New Roman" w:hAnsi="Times New Roman" w:cs="Times New Roman"/>
          <w:lang w:val="en-GB"/>
        </w:rPr>
        <w:t xml:space="preserve">. Works classified as </w:t>
      </w:r>
      <w:r w:rsidRPr="000D35C0">
        <w:rPr>
          <w:rFonts w:ascii="Times New Roman" w:hAnsi="Times New Roman" w:cs="Times New Roman"/>
          <w:i/>
          <w:iCs/>
          <w:lang w:val="en-GB"/>
        </w:rPr>
        <w:t>Other</w:t>
      </w:r>
      <w:r w:rsidRPr="000D35C0">
        <w:rPr>
          <w:rFonts w:ascii="Times New Roman" w:hAnsi="Times New Roman" w:cs="Times New Roman"/>
          <w:lang w:val="en-GB"/>
        </w:rPr>
        <w:t xml:space="preserve">, as well as works whose </w:t>
      </w:r>
      <w:r w:rsidRPr="000D35C0">
        <w:rPr>
          <w:rFonts w:ascii="Times New Roman" w:hAnsi="Times New Roman" w:cs="Times New Roman"/>
          <w:i/>
          <w:iCs/>
          <w:lang w:val="en-GB"/>
        </w:rPr>
        <w:t>matière</w:t>
      </w:r>
      <w:r w:rsidRPr="000D35C0">
        <w:rPr>
          <w:rFonts w:ascii="Times New Roman" w:hAnsi="Times New Roman" w:cs="Times New Roman"/>
          <w:lang w:val="en-GB"/>
        </w:rPr>
        <w:t xml:space="preserve"> is unknown, are excluded at this stage, allowing us to compare directly how Bodel’s categories structure those parts of the French and German corpora to which they can be applied. In both networks, two works are connected when they occur together in at least one manuscript, while node colour indicates </w:t>
      </w:r>
      <w:r w:rsidRPr="000D35C0">
        <w:rPr>
          <w:rFonts w:ascii="Times New Roman" w:hAnsi="Times New Roman" w:cs="Times New Roman"/>
          <w:i/>
          <w:iCs/>
          <w:lang w:val="en-GB"/>
        </w:rPr>
        <w:t>matière</w:t>
      </w:r>
      <w:r w:rsidRPr="000D35C0">
        <w:rPr>
          <w:rFonts w:ascii="Times New Roman" w:hAnsi="Times New Roman" w:cs="Times New Roman"/>
          <w:lang w:val="en-GB"/>
        </w:rPr>
        <w:t xml:space="preserve">. In both networks, works belonging to the same </w:t>
      </w:r>
      <w:r w:rsidRPr="000D35C0">
        <w:rPr>
          <w:rFonts w:ascii="Times New Roman" w:hAnsi="Times New Roman" w:cs="Times New Roman"/>
          <w:i/>
          <w:iCs/>
          <w:lang w:val="en-GB"/>
        </w:rPr>
        <w:t>matière</w:t>
      </w:r>
      <w:r w:rsidRPr="000D35C0">
        <w:rPr>
          <w:rFonts w:ascii="Times New Roman" w:hAnsi="Times New Roman" w:cs="Times New Roman"/>
          <w:lang w:val="en-GB"/>
        </w:rPr>
        <w:t xml:space="preserve"> show a visible tendency to cluster together, although neither network resolves into three discrete communities. Bodel’s categories thus appear to structure co-transmission without determining it completely</w:t>
      </w:r>
      <w:commentRangeStart w:id="59"/>
      <w:r w:rsidRPr="000D35C0">
        <w:rPr>
          <w:rFonts w:ascii="Times New Roman" w:hAnsi="Times New Roman" w:cs="Times New Roman"/>
          <w:lang w:val="en-GB"/>
        </w:rPr>
        <w:t>.</w:t>
      </w:r>
      <w:commentRangeEnd w:id="59"/>
      <w:r w:rsidR="00E9313E" w:rsidRPr="000D35C0">
        <w:rPr>
          <w:rStyle w:val="CommentReference"/>
          <w:rFonts w:ascii="Times New Roman" w:hAnsi="Times New Roman" w:cs="Times New Roman"/>
          <w:sz w:val="24"/>
          <w:szCs w:val="24"/>
          <w:lang w:val="en-GB"/>
        </w:rPr>
        <w:commentReference w:id="59"/>
      </w:r>
    </w:p>
    <w:p w14:paraId="4B4772AC" w14:textId="4AA7CCE4" w:rsidR="00D17089" w:rsidRPr="00E2656C" w:rsidRDefault="00D17089" w:rsidP="003305FB">
      <w:pPr>
        <w:tabs>
          <w:tab w:val="left" w:pos="1530"/>
        </w:tabs>
        <w:spacing w:after="0" w:line="259" w:lineRule="auto"/>
        <w:rPr>
          <w:rFonts w:ascii="Times New Roman" w:hAnsi="Times New Roman" w:cs="Times New Roman"/>
          <w:lang w:val="en-GB"/>
        </w:rPr>
      </w:pPr>
      <w:r w:rsidRPr="00E2656C">
        <w:rPr>
          <w:noProof/>
          <w:lang w:val="en-GB"/>
        </w:rPr>
        <w:lastRenderedPageBreak/>
        <w:drawing>
          <wp:inline distT="0" distB="0" distL="0" distR="0" wp14:anchorId="0C192156" wp14:editId="7A1739C4">
            <wp:extent cx="5760720" cy="5760720"/>
            <wp:effectExtent l="0" t="0" r="0" b="0"/>
            <wp:docPr id="792411839"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1C9F89BB" w14:textId="0EB8E755" w:rsidR="00D17089" w:rsidRPr="00E2656C" w:rsidRDefault="00D17089" w:rsidP="003305FB">
      <w:pPr>
        <w:tabs>
          <w:tab w:val="left" w:pos="1530"/>
        </w:tabs>
        <w:spacing w:after="0" w:line="259" w:lineRule="auto"/>
        <w:rPr>
          <w:rFonts w:ascii="Times New Roman" w:hAnsi="Times New Roman" w:cs="Times New Roman"/>
          <w:lang w:val="en-GB"/>
        </w:rPr>
      </w:pPr>
      <w:r w:rsidRPr="00E2656C">
        <w:rPr>
          <w:noProof/>
          <w:lang w:val="en-GB"/>
        </w:rPr>
        <w:lastRenderedPageBreak/>
        <w:drawing>
          <wp:inline distT="0" distB="0" distL="0" distR="0" wp14:anchorId="1B61D63A" wp14:editId="64C33B3C">
            <wp:extent cx="5760720" cy="5760720"/>
            <wp:effectExtent l="0" t="0" r="0" b="0"/>
            <wp:docPr id="1788887718"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75D9613F" w14:textId="64FD9B8F" w:rsidR="00D17089" w:rsidRPr="00E03890" w:rsidRDefault="00D17089" w:rsidP="00B806CF">
      <w:pPr>
        <w:tabs>
          <w:tab w:val="left" w:pos="1530"/>
        </w:tabs>
        <w:spacing w:after="0" w:line="259" w:lineRule="auto"/>
        <w:rPr>
          <w:rFonts w:ascii="Times New Roman" w:hAnsi="Times New Roman" w:cs="Times New Roman"/>
          <w:i/>
          <w:iCs/>
          <w:lang w:val="en-GB"/>
        </w:rPr>
      </w:pPr>
      <w:r w:rsidRPr="00E2656C">
        <w:rPr>
          <w:rFonts w:ascii="Times New Roman" w:hAnsi="Times New Roman" w:cs="Times New Roman"/>
          <w:i/>
          <w:iCs/>
          <w:lang w:val="en-GB"/>
        </w:rPr>
        <w:t>Fig. 3 Node-</w:t>
      </w:r>
      <w:r w:rsidRPr="00E03890">
        <w:rPr>
          <w:rFonts w:ascii="Times New Roman" w:hAnsi="Times New Roman" w:cs="Times New Roman"/>
          <w:i/>
          <w:iCs/>
          <w:lang w:val="en-GB"/>
        </w:rPr>
        <w:t>labelled version of the restricted network for each tradition, enabling identification of individual works.</w:t>
      </w:r>
    </w:p>
    <w:p w14:paraId="265F271C" w14:textId="77777777" w:rsidR="00D17089" w:rsidRPr="00E03890" w:rsidRDefault="00D17089" w:rsidP="00B806CF">
      <w:pPr>
        <w:tabs>
          <w:tab w:val="left" w:pos="1530"/>
        </w:tabs>
        <w:spacing w:after="0" w:line="259" w:lineRule="auto"/>
        <w:rPr>
          <w:rFonts w:ascii="Times New Roman" w:hAnsi="Times New Roman" w:cs="Times New Roman"/>
          <w:lang w:val="en-GB"/>
        </w:rPr>
      </w:pPr>
    </w:p>
    <w:p w14:paraId="51A5AD00" w14:textId="745C7EA9" w:rsidR="00ED7B90" w:rsidRPr="00E03890" w:rsidRDefault="00E03890" w:rsidP="00ED7B90">
      <w:pPr>
        <w:tabs>
          <w:tab w:val="left" w:pos="1530"/>
        </w:tabs>
        <w:spacing w:after="0" w:line="259" w:lineRule="auto"/>
        <w:rPr>
          <w:rFonts w:ascii="Times New Roman" w:hAnsi="Times New Roman" w:cs="Times New Roman"/>
          <w:lang w:val="en-GB"/>
        </w:rPr>
      </w:pPr>
      <w:r w:rsidRPr="00E03890">
        <w:rPr>
          <w:rFonts w:ascii="Times New Roman" w:hAnsi="Times New Roman" w:cs="Times New Roman"/>
          <w:lang w:val="en-GB"/>
        </w:rPr>
        <w:t xml:space="preserve">This visual impression is borne out by the quantitative comparison of </w:t>
      </w:r>
      <w:r w:rsidRPr="00E03890">
        <w:rPr>
          <w:rFonts w:ascii="Times New Roman" w:hAnsi="Times New Roman" w:cs="Times New Roman"/>
          <w:i/>
          <w:iCs/>
          <w:lang w:val="en-GB"/>
        </w:rPr>
        <w:t>matière</w:t>
      </w:r>
      <w:r w:rsidRPr="00E03890">
        <w:rPr>
          <w:rFonts w:ascii="Times New Roman" w:hAnsi="Times New Roman" w:cs="Times New Roman"/>
          <w:lang w:val="en-GB"/>
        </w:rPr>
        <w:t xml:space="preserve"> </w:t>
      </w:r>
      <w:commentRangeStart w:id="60"/>
      <w:commentRangeStart w:id="61"/>
      <w:r w:rsidRPr="00E03890">
        <w:rPr>
          <w:rFonts w:ascii="Times New Roman" w:hAnsi="Times New Roman" w:cs="Times New Roman"/>
          <w:lang w:val="en-GB"/>
        </w:rPr>
        <w:t>homophily</w:t>
      </w:r>
      <w:commentRangeEnd w:id="60"/>
      <w:r w:rsidRPr="00E03890">
        <w:rPr>
          <w:rStyle w:val="CommentReference"/>
          <w:rFonts w:ascii="Times New Roman" w:hAnsi="Times New Roman" w:cs="Times New Roman"/>
          <w:sz w:val="24"/>
          <w:szCs w:val="24"/>
          <w:lang w:val="en-GB"/>
        </w:rPr>
        <w:commentReference w:id="60"/>
      </w:r>
      <w:commentRangeEnd w:id="61"/>
      <w:r w:rsidR="00E9313E" w:rsidRPr="00E03890">
        <w:rPr>
          <w:rStyle w:val="CommentReference"/>
          <w:rFonts w:ascii="Times New Roman" w:hAnsi="Times New Roman" w:cs="Times New Roman"/>
          <w:sz w:val="24"/>
          <w:szCs w:val="24"/>
          <w:lang w:val="en-GB"/>
        </w:rPr>
        <w:commentReference w:id="61"/>
      </w:r>
      <w:r w:rsidRPr="00E03890">
        <w:rPr>
          <w:rFonts w:ascii="Times New Roman" w:hAnsi="Times New Roman" w:cs="Times New Roman"/>
          <w:lang w:val="en-GB"/>
        </w:rPr>
        <w:t xml:space="preserve">. In both traditions, co-transmission links remain within the same </w:t>
      </w:r>
      <w:r w:rsidRPr="00E03890">
        <w:rPr>
          <w:rFonts w:ascii="Times New Roman" w:hAnsi="Times New Roman" w:cs="Times New Roman"/>
          <w:i/>
          <w:iCs/>
          <w:lang w:val="en-GB"/>
        </w:rPr>
        <w:t>matière</w:t>
      </w:r>
      <w:r w:rsidRPr="00E03890">
        <w:rPr>
          <w:rFonts w:ascii="Times New Roman" w:hAnsi="Times New Roman" w:cs="Times New Roman"/>
          <w:lang w:val="en-GB"/>
        </w:rPr>
        <w:t xml:space="preserve"> far more often than would be expected by chance: 91.1% of weighted links in the French network (39.0% expected under random permutation) and 88.2% in the German network (33.6% expected), with permutation tests yielding </w:t>
      </w:r>
      <w:r w:rsidRPr="00E03890">
        <w:rPr>
          <w:rFonts w:ascii="Times New Roman" w:hAnsi="Times New Roman" w:cs="Times New Roman"/>
          <w:i/>
          <w:iCs/>
          <w:lang w:val="en-GB"/>
        </w:rPr>
        <w:t>p</w:t>
      </w:r>
      <w:r w:rsidRPr="00E03890">
        <w:rPr>
          <w:rFonts w:ascii="Times New Roman" w:hAnsi="Times New Roman" w:cs="Times New Roman"/>
          <w:lang w:val="en-GB"/>
        </w:rPr>
        <w:t xml:space="preserve"> = .001 in both cases. Overall assortativity is also almost identical in the two traditions (.677 for French and .673 for German). Beneath this similarity, however, the individual </w:t>
      </w:r>
      <w:r w:rsidRPr="00E03890">
        <w:rPr>
          <w:rFonts w:ascii="Times New Roman" w:hAnsi="Times New Roman" w:cs="Times New Roman"/>
          <w:i/>
          <w:iCs/>
          <w:lang w:val="en-GB"/>
        </w:rPr>
        <w:t>matières</w:t>
      </w:r>
      <w:r w:rsidRPr="00E03890">
        <w:rPr>
          <w:rFonts w:ascii="Times New Roman" w:hAnsi="Times New Roman" w:cs="Times New Roman"/>
          <w:lang w:val="en-GB"/>
        </w:rPr>
        <w:t xml:space="preserve"> behave differently: </w:t>
      </w:r>
      <w:r w:rsidRPr="00E03890">
        <w:rPr>
          <w:rFonts w:ascii="Times New Roman" w:hAnsi="Times New Roman" w:cs="Times New Roman"/>
          <w:i/>
          <w:iCs/>
          <w:lang w:val="en-GB"/>
        </w:rPr>
        <w:t>matière</w:t>
      </w:r>
      <w:r w:rsidRPr="00E03890">
        <w:rPr>
          <w:rFonts w:ascii="Times New Roman" w:hAnsi="Times New Roman" w:cs="Times New Roman"/>
          <w:lang w:val="en-GB"/>
        </w:rPr>
        <w:t xml:space="preserve">-specific homophily is particularly high for France in the French corpus (.951), but lower for the same </w:t>
      </w:r>
      <w:r w:rsidRPr="00E03890">
        <w:rPr>
          <w:rFonts w:ascii="Times New Roman" w:hAnsi="Times New Roman" w:cs="Times New Roman"/>
          <w:i/>
          <w:iCs/>
          <w:lang w:val="en-GB"/>
        </w:rPr>
        <w:t>matière</w:t>
      </w:r>
      <w:r w:rsidRPr="00E03890">
        <w:rPr>
          <w:rFonts w:ascii="Times New Roman" w:hAnsi="Times New Roman" w:cs="Times New Roman"/>
          <w:lang w:val="en-GB"/>
        </w:rPr>
        <w:t xml:space="preserve"> in the German corpus (.800), whereas Rome shows the reverse pattern (.701 in French versus .893 in German). Consistent with these differences, a model allowing the effect of </w:t>
      </w:r>
      <w:r w:rsidRPr="00E03890">
        <w:rPr>
          <w:rFonts w:ascii="Times New Roman" w:hAnsi="Times New Roman" w:cs="Times New Roman"/>
          <w:i/>
          <w:iCs/>
          <w:lang w:val="en-GB"/>
        </w:rPr>
        <w:t>matière</w:t>
      </w:r>
      <w:r w:rsidRPr="00E03890">
        <w:rPr>
          <w:rFonts w:ascii="Times New Roman" w:hAnsi="Times New Roman" w:cs="Times New Roman"/>
          <w:lang w:val="en-GB"/>
        </w:rPr>
        <w:t xml:space="preserve"> to vary </w:t>
      </w:r>
      <w:r w:rsidRPr="00E03890">
        <w:rPr>
          <w:rFonts w:ascii="Times New Roman" w:hAnsi="Times New Roman" w:cs="Times New Roman"/>
          <w:lang w:val="en-GB"/>
        </w:rPr>
        <w:lastRenderedPageBreak/>
        <w:t>by language provides a better description of the data than one assuming a uniform pattern across the two traditions</w:t>
      </w:r>
      <w:r w:rsidR="00ED7B90" w:rsidRPr="00E03890">
        <w:rPr>
          <w:rFonts w:ascii="Times New Roman" w:hAnsi="Times New Roman" w:cs="Times New Roman"/>
          <w:lang w:val="en-GB"/>
        </w:rPr>
        <w:t>.</w:t>
      </w:r>
      <w:r w:rsidR="00ED7B90" w:rsidRPr="00E03890">
        <w:rPr>
          <w:rStyle w:val="FootnoteReference"/>
          <w:rFonts w:ascii="Times New Roman" w:hAnsi="Times New Roman" w:cs="Times New Roman"/>
          <w:lang w:val="en-GB"/>
        </w:rPr>
        <w:footnoteReference w:id="7"/>
      </w:r>
      <w:r w:rsidR="00ED7B90" w:rsidRPr="00E03890">
        <w:rPr>
          <w:rFonts w:ascii="Times New Roman" w:hAnsi="Times New Roman" w:cs="Times New Roman"/>
          <w:lang w:val="en-GB"/>
        </w:rPr>
        <w:t xml:space="preserve"> </w:t>
      </w:r>
    </w:p>
    <w:p w14:paraId="5BEAC4D2" w14:textId="77777777" w:rsidR="00ED7B90" w:rsidRPr="00E03890" w:rsidRDefault="00ED7B90" w:rsidP="00ED7B90">
      <w:pPr>
        <w:tabs>
          <w:tab w:val="left" w:pos="1530"/>
        </w:tabs>
        <w:spacing w:after="0" w:line="259" w:lineRule="auto"/>
        <w:rPr>
          <w:rFonts w:ascii="Times New Roman" w:hAnsi="Times New Roman" w:cs="Times New Roman"/>
          <w:lang w:val="en-GB"/>
        </w:rPr>
      </w:pPr>
    </w:p>
    <w:p w14:paraId="2479E2B1" w14:textId="68250760" w:rsidR="00DC685F" w:rsidRPr="00E03890" w:rsidRDefault="00E03890" w:rsidP="003305FB">
      <w:pPr>
        <w:tabs>
          <w:tab w:val="left" w:pos="1530"/>
        </w:tabs>
        <w:spacing w:after="0" w:line="259" w:lineRule="auto"/>
        <w:rPr>
          <w:rFonts w:ascii="Times New Roman" w:hAnsi="Times New Roman" w:cs="Times New Roman"/>
          <w:lang w:val="en-GB"/>
        </w:rPr>
      </w:pPr>
      <w:r w:rsidRPr="00E03890">
        <w:rPr>
          <w:rFonts w:ascii="Times New Roman" w:hAnsi="Times New Roman" w:cs="Times New Roman"/>
          <w:lang w:val="en-GB"/>
        </w:rPr>
        <w:t xml:space="preserve">These results require an important qualification. Figure 3 tests the explanatory power of Bodel’s categories only after works classified as </w:t>
      </w:r>
      <w:r w:rsidRPr="00E03890">
        <w:rPr>
          <w:rFonts w:ascii="Times New Roman" w:hAnsi="Times New Roman" w:cs="Times New Roman"/>
          <w:i/>
          <w:iCs/>
          <w:lang w:val="en-GB"/>
        </w:rPr>
        <w:t>Other</w:t>
      </w:r>
      <w:r w:rsidRPr="00E03890">
        <w:rPr>
          <w:rFonts w:ascii="Times New Roman" w:hAnsi="Times New Roman" w:cs="Times New Roman"/>
          <w:lang w:val="en-GB"/>
        </w:rPr>
        <w:t xml:space="preserve"> have been removed. It therefore shows that the three </w:t>
      </w:r>
      <w:r w:rsidRPr="00E03890">
        <w:rPr>
          <w:rFonts w:ascii="Times New Roman" w:hAnsi="Times New Roman" w:cs="Times New Roman"/>
          <w:i/>
          <w:iCs/>
          <w:lang w:val="en-GB"/>
        </w:rPr>
        <w:t>matières</w:t>
      </w:r>
      <w:r w:rsidRPr="00E03890">
        <w:rPr>
          <w:rFonts w:ascii="Times New Roman" w:hAnsi="Times New Roman" w:cs="Times New Roman"/>
          <w:lang w:val="en-GB"/>
        </w:rPr>
        <w:t xml:space="preserve"> strongly structure co-transmission </w:t>
      </w:r>
      <w:r w:rsidRPr="00E03890">
        <w:rPr>
          <w:rFonts w:ascii="Times New Roman" w:hAnsi="Times New Roman" w:cs="Times New Roman"/>
          <w:b/>
          <w:bCs/>
          <w:lang w:val="en-GB"/>
        </w:rPr>
        <w:t>where they apply</w:t>
      </w:r>
      <w:r w:rsidRPr="00E03890">
        <w:rPr>
          <w:rFonts w:ascii="Times New Roman" w:hAnsi="Times New Roman" w:cs="Times New Roman"/>
          <w:lang w:val="en-GB"/>
        </w:rPr>
        <w:t xml:space="preserve">, not that they provide an equally comprehensive account of French and German transmission as a whole. As Fig. 2 has already shown, this distinction matters particularly for German, where </w:t>
      </w:r>
      <w:r w:rsidRPr="00E03890">
        <w:rPr>
          <w:rFonts w:ascii="Times New Roman" w:hAnsi="Times New Roman" w:cs="Times New Roman"/>
          <w:i/>
          <w:iCs/>
          <w:lang w:val="en-GB"/>
        </w:rPr>
        <w:t>Other</w:t>
      </w:r>
      <w:r w:rsidRPr="00E03890">
        <w:rPr>
          <w:rFonts w:ascii="Times New Roman" w:hAnsi="Times New Roman" w:cs="Times New Roman"/>
          <w:lang w:val="en-GB"/>
        </w:rPr>
        <w:t xml:space="preserve"> encompasses a substantial part of the corpus. The next step is therefore to restore this excluded material and ask whether it is genuinely residual, or whether it contains coherent textual communities obscured by the Bodelian classification.</w:t>
      </w:r>
    </w:p>
    <w:p w14:paraId="2FC0546F" w14:textId="77777777" w:rsidR="00E03890" w:rsidRPr="00E03890" w:rsidRDefault="00E03890" w:rsidP="003305FB">
      <w:pPr>
        <w:tabs>
          <w:tab w:val="left" w:pos="1530"/>
        </w:tabs>
        <w:spacing w:after="0" w:line="259" w:lineRule="auto"/>
        <w:rPr>
          <w:rFonts w:ascii="Times New Roman" w:hAnsi="Times New Roman" w:cs="Times New Roman"/>
          <w:lang w:val="en-GB"/>
        </w:rPr>
      </w:pPr>
    </w:p>
    <w:p w14:paraId="16E52FDC" w14:textId="77777777" w:rsidR="00B5529D" w:rsidRPr="00E2656C" w:rsidRDefault="00B5529D" w:rsidP="00B5529D">
      <w:pPr>
        <w:tabs>
          <w:tab w:val="left" w:pos="1530"/>
        </w:tabs>
        <w:spacing w:after="0" w:line="259" w:lineRule="auto"/>
        <w:rPr>
          <w:rFonts w:ascii="Times New Roman" w:hAnsi="Times New Roman" w:cs="Times New Roman"/>
          <w:b/>
          <w:bCs/>
          <w:lang w:val="en-GB"/>
        </w:rPr>
      </w:pPr>
      <w:r w:rsidRPr="00E03890">
        <w:rPr>
          <w:rFonts w:ascii="Times New Roman" w:hAnsi="Times New Roman" w:cs="Times New Roman"/>
          <w:b/>
          <w:bCs/>
          <w:lang w:val="en-GB"/>
        </w:rPr>
        <w:t xml:space="preserve">4. Beyond Bodel: </w:t>
      </w:r>
      <w:r w:rsidRPr="00E03890">
        <w:rPr>
          <w:rFonts w:ascii="Times New Roman" w:hAnsi="Times New Roman" w:cs="Times New Roman"/>
          <w:b/>
          <w:bCs/>
          <w:i/>
          <w:iCs/>
          <w:lang w:val="en-GB"/>
        </w:rPr>
        <w:t>Heldendichtung</w:t>
      </w:r>
      <w:r w:rsidRPr="00E03890">
        <w:rPr>
          <w:rFonts w:ascii="Times New Roman" w:hAnsi="Times New Roman" w:cs="Times New Roman"/>
          <w:b/>
          <w:bCs/>
          <w:lang w:val="en-GB"/>
        </w:rPr>
        <w:t xml:space="preserve"> and</w:t>
      </w:r>
      <w:r w:rsidRPr="00E2656C">
        <w:rPr>
          <w:rFonts w:ascii="Times New Roman" w:hAnsi="Times New Roman" w:cs="Times New Roman"/>
          <w:b/>
          <w:bCs/>
          <w:lang w:val="en-GB"/>
        </w:rPr>
        <w:t xml:space="preserve"> the German ‘Other’</w:t>
      </w:r>
    </w:p>
    <w:p w14:paraId="5E253E6E" w14:textId="77777777" w:rsidR="00757C20" w:rsidRPr="00E2656C" w:rsidRDefault="00757C20" w:rsidP="00B5529D">
      <w:pPr>
        <w:tabs>
          <w:tab w:val="left" w:pos="1530"/>
        </w:tabs>
        <w:spacing w:after="0" w:line="259" w:lineRule="auto"/>
        <w:rPr>
          <w:rFonts w:ascii="Times New Roman" w:hAnsi="Times New Roman" w:cs="Times New Roman"/>
          <w:lang w:val="en-GB"/>
        </w:rPr>
      </w:pPr>
    </w:p>
    <w:p w14:paraId="59BBD19B" w14:textId="76EE03F4" w:rsidR="008B4616" w:rsidRPr="00E2656C" w:rsidRDefault="00DD552A" w:rsidP="008B4616">
      <w:pPr>
        <w:tabs>
          <w:tab w:val="left" w:pos="1530"/>
        </w:tabs>
        <w:spacing w:after="0" w:line="259" w:lineRule="auto"/>
        <w:rPr>
          <w:rFonts w:ascii="Times New Roman" w:hAnsi="Times New Roman" w:cs="Times New Roman"/>
          <w:lang w:val="en-GB"/>
        </w:rPr>
      </w:pPr>
      <w:r w:rsidRPr="00755510">
        <w:rPr>
          <w:rFonts w:ascii="Times New Roman" w:hAnsi="Times New Roman" w:cs="Times New Roman"/>
          <w:lang w:val="en-US"/>
        </w:rPr>
        <w:t xml:space="preserve">The restricted networks in Fig. 3 demonstrate that Bodel’s </w:t>
      </w:r>
      <w:r w:rsidRPr="00755510">
        <w:rPr>
          <w:rFonts w:ascii="Times New Roman" w:hAnsi="Times New Roman" w:cs="Times New Roman"/>
          <w:i/>
          <w:iCs/>
          <w:lang w:val="en-US"/>
        </w:rPr>
        <w:t>matières</w:t>
      </w:r>
      <w:r w:rsidRPr="00755510">
        <w:rPr>
          <w:rFonts w:ascii="Times New Roman" w:hAnsi="Times New Roman" w:cs="Times New Roman"/>
          <w:lang w:val="en-US"/>
        </w:rPr>
        <w:t xml:space="preserve"> strongly structure co-transmission in both traditions. This comparison, however, excludes a much larger proportion of the German corpus than of the French. Figure 4 therefore restores the works previously excluded from the comparison. In the German network, </w:t>
      </w:r>
      <w:r w:rsidRPr="00755510">
        <w:rPr>
          <w:rFonts w:ascii="Times New Roman" w:hAnsi="Times New Roman" w:cs="Times New Roman"/>
          <w:i/>
          <w:iCs/>
          <w:lang w:val="en-US"/>
        </w:rPr>
        <w:t>Heldendichtung</w:t>
      </w:r>
      <w:r w:rsidRPr="00755510">
        <w:rPr>
          <w:rFonts w:ascii="Times New Roman" w:hAnsi="Times New Roman" w:cs="Times New Roman"/>
          <w:lang w:val="en-US"/>
        </w:rPr>
        <w:t xml:space="preserve"> is distinguished from the remaining </w:t>
      </w:r>
      <w:r w:rsidRPr="00755510">
        <w:rPr>
          <w:rFonts w:ascii="Times New Roman" w:hAnsi="Times New Roman" w:cs="Times New Roman"/>
          <w:i/>
          <w:iCs/>
          <w:lang w:val="en-US"/>
        </w:rPr>
        <w:t>Other</w:t>
      </w:r>
      <w:r w:rsidRPr="00755510">
        <w:rPr>
          <w:rFonts w:ascii="Times New Roman" w:hAnsi="Times New Roman" w:cs="Times New Roman"/>
          <w:lang w:val="en-US"/>
        </w:rPr>
        <w:t xml:space="preserve"> works in order to test whether this historically recognised narrative tradition, for which Bodel’s scheme has no category, also forms a coherent community in manuscript transmission.</w:t>
      </w:r>
    </w:p>
    <w:p w14:paraId="611D4721" w14:textId="6803BFB8" w:rsidR="008B4616" w:rsidRPr="00E2656C" w:rsidRDefault="008B4616" w:rsidP="008B4616">
      <w:pPr>
        <w:tabs>
          <w:tab w:val="left" w:pos="1530"/>
        </w:tabs>
        <w:spacing w:after="0" w:line="259" w:lineRule="auto"/>
        <w:rPr>
          <w:rFonts w:ascii="Times New Roman" w:hAnsi="Times New Roman" w:cs="Times New Roman"/>
          <w:lang w:val="en-GB"/>
        </w:rPr>
      </w:pPr>
      <w:r w:rsidRPr="00E2656C">
        <w:rPr>
          <w:noProof/>
          <w:lang w:val="en-GB"/>
        </w:rPr>
        <w:lastRenderedPageBreak/>
        <w:drawing>
          <wp:inline distT="0" distB="0" distL="0" distR="0" wp14:anchorId="493BF5BE" wp14:editId="38FA7562">
            <wp:extent cx="5760720" cy="5760720"/>
            <wp:effectExtent l="0" t="0" r="0" b="0"/>
            <wp:docPr id="138884243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6ACB5915" w14:textId="77777777" w:rsidR="008B4616" w:rsidRPr="00E2656C" w:rsidRDefault="008B4616" w:rsidP="008B4616">
      <w:pPr>
        <w:tabs>
          <w:tab w:val="left" w:pos="1530"/>
        </w:tabs>
        <w:spacing w:after="0" w:line="259" w:lineRule="auto"/>
        <w:rPr>
          <w:rFonts w:ascii="Times New Roman" w:hAnsi="Times New Roman" w:cs="Times New Roman"/>
          <w:i/>
          <w:iCs/>
          <w:lang w:val="en-GB"/>
        </w:rPr>
      </w:pPr>
    </w:p>
    <w:p w14:paraId="04EBDB99" w14:textId="1A93C22B" w:rsidR="00606CF5" w:rsidRPr="00755510" w:rsidRDefault="00606CF5" w:rsidP="00606CF5">
      <w:pPr>
        <w:tabs>
          <w:tab w:val="left" w:pos="1530"/>
        </w:tabs>
        <w:spacing w:after="0" w:line="259" w:lineRule="auto"/>
        <w:rPr>
          <w:rFonts w:ascii="Times New Roman" w:hAnsi="Times New Roman" w:cs="Times New Roman"/>
          <w:i/>
          <w:iCs/>
        </w:rPr>
      </w:pPr>
      <w:r w:rsidRPr="00755510">
        <w:rPr>
          <w:rFonts w:ascii="Times New Roman" w:hAnsi="Times New Roman" w:cs="Times New Roman"/>
          <w:highlight w:val="yellow"/>
        </w:rPr>
        <w:t>Mike, kun je zo’n zelfde visualisatie toevoegen voor het Frans?</w:t>
      </w:r>
      <w:r w:rsidRPr="00755510">
        <w:rPr>
          <w:rFonts w:ascii="Times New Roman" w:hAnsi="Times New Roman" w:cs="Times New Roman"/>
        </w:rPr>
        <w:t xml:space="preserve"> </w:t>
      </w:r>
      <w:r w:rsidRPr="00E2656C">
        <w:rPr>
          <w:rFonts w:ascii="Times New Roman" w:hAnsi="Times New Roman" w:cs="Times New Roman"/>
          <w:lang w:val="en-GB"/>
        </w:rPr>
        <w:t>[</w:t>
      </w:r>
      <w:r w:rsidRPr="00E2656C">
        <w:rPr>
          <w:rFonts w:ascii="Times New Roman" w:hAnsi="Times New Roman" w:cs="Times New Roman"/>
          <w:highlight w:val="yellow"/>
          <w:lang w:val="en-GB"/>
        </w:rPr>
        <w:t>CHECK: exact criteria and works included].</w:t>
      </w:r>
      <w:r w:rsidR="00A769F1" w:rsidRPr="00E2656C">
        <w:rPr>
          <w:rFonts w:ascii="Times New Roman" w:hAnsi="Times New Roman" w:cs="Times New Roman"/>
          <w:highlight w:val="yellow"/>
          <w:lang w:val="en-GB"/>
        </w:rPr>
        <w:t xml:space="preserve"> </w:t>
      </w:r>
      <w:r w:rsidR="00A769F1" w:rsidRPr="00755510">
        <w:rPr>
          <w:rFonts w:ascii="Times New Roman" w:hAnsi="Times New Roman" w:cs="Times New Roman"/>
          <w:highlight w:val="yellow"/>
        </w:rPr>
        <w:t>Hier nog geen Dietrich-subclusters. Dat analyseniveau bewaren we voor §5</w:t>
      </w:r>
    </w:p>
    <w:p w14:paraId="78E85AAF" w14:textId="77777777" w:rsidR="00606CF5" w:rsidRPr="00755510" w:rsidRDefault="00606CF5" w:rsidP="00B5529D">
      <w:pPr>
        <w:tabs>
          <w:tab w:val="left" w:pos="1530"/>
        </w:tabs>
        <w:spacing w:after="0" w:line="259" w:lineRule="auto"/>
        <w:rPr>
          <w:rFonts w:ascii="Times New Roman" w:hAnsi="Times New Roman" w:cs="Times New Roman"/>
          <w:i/>
          <w:iCs/>
        </w:rPr>
      </w:pPr>
    </w:p>
    <w:p w14:paraId="5A82024E" w14:textId="387EF0CB" w:rsidR="008B4616" w:rsidRPr="00251FC4" w:rsidRDefault="008B4616" w:rsidP="00B5529D">
      <w:pPr>
        <w:tabs>
          <w:tab w:val="left" w:pos="1530"/>
        </w:tabs>
        <w:spacing w:after="0" w:line="259" w:lineRule="auto"/>
        <w:rPr>
          <w:rFonts w:ascii="Times New Roman" w:hAnsi="Times New Roman" w:cs="Times New Roman"/>
          <w:i/>
          <w:iCs/>
          <w:lang w:val="en-GB"/>
        </w:rPr>
      </w:pPr>
      <w:r w:rsidRPr="00E2656C">
        <w:rPr>
          <w:rFonts w:ascii="Times New Roman" w:hAnsi="Times New Roman" w:cs="Times New Roman"/>
          <w:i/>
          <w:iCs/>
          <w:lang w:val="en-GB"/>
        </w:rPr>
        <w:t xml:space="preserve">Fig. 4. Complete French and German co-transmission networks, including Other. In the </w:t>
      </w:r>
      <w:r w:rsidRPr="00251FC4">
        <w:rPr>
          <w:rFonts w:ascii="Times New Roman" w:hAnsi="Times New Roman" w:cs="Times New Roman"/>
          <w:i/>
          <w:iCs/>
          <w:lang w:val="en-GB"/>
        </w:rPr>
        <w:t>German network, Heldendichtung is distinguished from the remaining Other.</w:t>
      </w:r>
    </w:p>
    <w:p w14:paraId="7DDF1D56" w14:textId="77777777" w:rsidR="00757C20" w:rsidRPr="00251FC4" w:rsidRDefault="00757C20" w:rsidP="00B5529D">
      <w:pPr>
        <w:tabs>
          <w:tab w:val="left" w:pos="1530"/>
        </w:tabs>
        <w:spacing w:after="0" w:line="259" w:lineRule="auto"/>
        <w:rPr>
          <w:rFonts w:ascii="Times New Roman" w:hAnsi="Times New Roman" w:cs="Times New Roman"/>
          <w:lang w:val="en-GB"/>
        </w:rPr>
      </w:pPr>
    </w:p>
    <w:p w14:paraId="525E9FC7" w14:textId="26BEB144" w:rsidR="00251FC4" w:rsidRPr="00251FC4" w:rsidRDefault="00251FC4" w:rsidP="000979F1">
      <w:pPr>
        <w:tabs>
          <w:tab w:val="left" w:pos="1530"/>
        </w:tabs>
        <w:spacing w:after="0" w:line="259" w:lineRule="auto"/>
        <w:rPr>
          <w:rFonts w:ascii="Times New Roman" w:hAnsi="Times New Roman" w:cs="Times New Roman"/>
          <w:lang w:val="en-GB"/>
        </w:rPr>
      </w:pPr>
      <w:r w:rsidRPr="00251FC4">
        <w:rPr>
          <w:rFonts w:ascii="Times New Roman" w:hAnsi="Times New Roman" w:cs="Times New Roman"/>
          <w:lang w:val="en-GB"/>
        </w:rPr>
        <w:t xml:space="preserve">The result is revealing. Once </w:t>
      </w:r>
      <w:r w:rsidRPr="00251FC4">
        <w:rPr>
          <w:rFonts w:ascii="Times New Roman" w:hAnsi="Times New Roman" w:cs="Times New Roman"/>
          <w:i/>
          <w:iCs/>
          <w:lang w:val="en-GB"/>
        </w:rPr>
        <w:t>Heldendichtung</w:t>
      </w:r>
      <w:r w:rsidRPr="00251FC4">
        <w:rPr>
          <w:rFonts w:ascii="Times New Roman" w:hAnsi="Times New Roman" w:cs="Times New Roman"/>
          <w:lang w:val="en-GB"/>
        </w:rPr>
        <w:t xml:space="preserve"> is distinguished from </w:t>
      </w:r>
      <w:r w:rsidRPr="00251FC4">
        <w:rPr>
          <w:rFonts w:ascii="Times New Roman" w:hAnsi="Times New Roman" w:cs="Times New Roman"/>
          <w:i/>
          <w:iCs/>
          <w:lang w:val="en-GB"/>
        </w:rPr>
        <w:t>Other</w:t>
      </w:r>
      <w:r w:rsidRPr="00251FC4">
        <w:rPr>
          <w:rFonts w:ascii="Times New Roman" w:hAnsi="Times New Roman" w:cs="Times New Roman"/>
          <w:lang w:val="en-GB"/>
        </w:rPr>
        <w:t xml:space="preserve">, its coherence as a narrative tradition is also reflected in the German co-transmission network. This does not imply that </w:t>
      </w:r>
      <w:r w:rsidRPr="00251FC4">
        <w:rPr>
          <w:rFonts w:ascii="Times New Roman" w:hAnsi="Times New Roman" w:cs="Times New Roman"/>
          <w:i/>
          <w:iCs/>
          <w:lang w:val="en-GB"/>
        </w:rPr>
        <w:t>Heldendichtung</w:t>
      </w:r>
      <w:r w:rsidRPr="00251FC4">
        <w:rPr>
          <w:rFonts w:ascii="Times New Roman" w:hAnsi="Times New Roman" w:cs="Times New Roman"/>
          <w:lang w:val="en-GB"/>
        </w:rPr>
        <w:t xml:space="preserve"> forms a homogeneous textual community. Like Bodel’s individual </w:t>
      </w:r>
      <w:r w:rsidRPr="00251FC4">
        <w:rPr>
          <w:rFonts w:ascii="Times New Roman" w:hAnsi="Times New Roman" w:cs="Times New Roman"/>
          <w:i/>
          <w:iCs/>
          <w:lang w:val="en-GB"/>
        </w:rPr>
        <w:t>matières</w:t>
      </w:r>
      <w:r w:rsidRPr="00251FC4">
        <w:rPr>
          <w:rFonts w:ascii="Times New Roman" w:hAnsi="Times New Roman" w:cs="Times New Roman"/>
          <w:lang w:val="en-GB"/>
        </w:rPr>
        <w:t>, it contains further internal differentiation, but such substructures lie beyond the level of comparison pursued here and will be considered separately in §5.</w:t>
      </w:r>
      <w:r w:rsidR="00261C1F">
        <w:rPr>
          <w:rFonts w:ascii="Times New Roman" w:hAnsi="Times New Roman" w:cs="Times New Roman"/>
          <w:lang w:val="en-GB"/>
        </w:rPr>
        <w:t xml:space="preserve"> </w:t>
      </w:r>
      <w:r w:rsidR="000979F1" w:rsidRPr="00251FC4">
        <w:rPr>
          <w:rFonts w:ascii="Times New Roman" w:hAnsi="Times New Roman" w:cs="Times New Roman"/>
          <w:lang w:val="en-GB"/>
        </w:rPr>
        <w:t>The quantitative results point in the same direction [</w:t>
      </w:r>
      <w:r w:rsidR="000979F1" w:rsidRPr="00251FC4">
        <w:rPr>
          <w:rFonts w:ascii="Times New Roman" w:hAnsi="Times New Roman" w:cs="Times New Roman"/>
          <w:highlight w:val="yellow"/>
          <w:lang w:val="en-GB"/>
        </w:rPr>
        <w:t>CHECK ALL FOLLOWING VALUES AGAINST FINAL NOTEBOOK].</w:t>
      </w:r>
      <w:r w:rsidR="000979F1" w:rsidRPr="00251FC4">
        <w:rPr>
          <w:rFonts w:ascii="Times New Roman" w:hAnsi="Times New Roman" w:cs="Times New Roman"/>
          <w:lang w:val="en-GB"/>
        </w:rPr>
        <w:t xml:space="preserve"> </w:t>
      </w:r>
      <w:r w:rsidRPr="00251FC4">
        <w:rPr>
          <w:rFonts w:ascii="Times New Roman" w:hAnsi="Times New Roman" w:cs="Times New Roman"/>
          <w:lang w:val="en-GB"/>
        </w:rPr>
        <w:t xml:space="preserve">The point is not that adding </w:t>
      </w:r>
      <w:r w:rsidRPr="00251FC4">
        <w:rPr>
          <w:rFonts w:ascii="Times New Roman" w:hAnsi="Times New Roman" w:cs="Times New Roman"/>
          <w:i/>
          <w:iCs/>
          <w:lang w:val="en-GB"/>
        </w:rPr>
        <w:t>Heldendichtung</w:t>
      </w:r>
      <w:r w:rsidRPr="00251FC4">
        <w:rPr>
          <w:rFonts w:ascii="Times New Roman" w:hAnsi="Times New Roman" w:cs="Times New Roman"/>
          <w:lang w:val="en-GB"/>
        </w:rPr>
        <w:t xml:space="preserve"> produces a universally better taxonomy. Rather, the experiment demonstrates that </w:t>
      </w:r>
      <w:r w:rsidRPr="00251FC4">
        <w:rPr>
          <w:rFonts w:ascii="Times New Roman" w:hAnsi="Times New Roman" w:cs="Times New Roman"/>
          <w:i/>
          <w:iCs/>
          <w:lang w:val="en-GB"/>
        </w:rPr>
        <w:t>Other</w:t>
      </w:r>
      <w:r w:rsidRPr="00251FC4">
        <w:rPr>
          <w:rFonts w:ascii="Times New Roman" w:hAnsi="Times New Roman" w:cs="Times New Roman"/>
          <w:lang w:val="en-GB"/>
        </w:rPr>
        <w:t xml:space="preserve"> need not be residual in any </w:t>
      </w:r>
      <w:r w:rsidRPr="00251FC4">
        <w:rPr>
          <w:rFonts w:ascii="Times New Roman" w:hAnsi="Times New Roman" w:cs="Times New Roman"/>
          <w:lang w:val="en-GB"/>
        </w:rPr>
        <w:lastRenderedPageBreak/>
        <w:t>meaningful literary sense: it may contain coherent traditions simply because the classificatory scheme lacks a category for them.</w:t>
      </w:r>
    </w:p>
    <w:p w14:paraId="2B9AA1DD" w14:textId="77777777" w:rsidR="00251FC4" w:rsidRPr="00251FC4" w:rsidRDefault="00251FC4" w:rsidP="000979F1">
      <w:pPr>
        <w:tabs>
          <w:tab w:val="left" w:pos="1530"/>
        </w:tabs>
        <w:spacing w:after="0" w:line="259" w:lineRule="auto"/>
        <w:rPr>
          <w:rFonts w:ascii="Times New Roman" w:hAnsi="Times New Roman" w:cs="Times New Roman"/>
          <w:lang w:val="en-GB"/>
        </w:rPr>
      </w:pPr>
    </w:p>
    <w:p w14:paraId="07CB6CC9" w14:textId="71D96802" w:rsidR="00757C20" w:rsidRPr="00251FC4" w:rsidRDefault="00251FC4" w:rsidP="00B5529D">
      <w:pPr>
        <w:tabs>
          <w:tab w:val="left" w:pos="1530"/>
        </w:tabs>
        <w:spacing w:after="0" w:line="259" w:lineRule="auto"/>
        <w:rPr>
          <w:rFonts w:ascii="Times New Roman" w:hAnsi="Times New Roman" w:cs="Times New Roman"/>
          <w:lang w:val="en-GB"/>
        </w:rPr>
      </w:pPr>
      <w:r w:rsidRPr="00251FC4">
        <w:rPr>
          <w:rFonts w:ascii="Times New Roman" w:hAnsi="Times New Roman" w:cs="Times New Roman"/>
          <w:lang w:val="en-GB"/>
        </w:rPr>
        <w:t xml:space="preserve">The comparison between the two traditions can therefore be formulated more precisely. The strong </w:t>
      </w:r>
      <w:r w:rsidRPr="00251FC4">
        <w:rPr>
          <w:rFonts w:ascii="Times New Roman" w:hAnsi="Times New Roman" w:cs="Times New Roman"/>
          <w:i/>
          <w:iCs/>
          <w:lang w:val="en-GB"/>
        </w:rPr>
        <w:t>matière</w:t>
      </w:r>
      <w:r w:rsidRPr="00251FC4">
        <w:rPr>
          <w:rFonts w:ascii="Times New Roman" w:hAnsi="Times New Roman" w:cs="Times New Roman"/>
          <w:lang w:val="en-GB"/>
        </w:rPr>
        <w:t xml:space="preserve"> homophily observed in §3 shows that Bodel’s categories correspond remarkably well to patterns of co-transmission in both French and German where they apply. Their limitation lies not primarily in their explanatory power, but in their coverage: they do not provide an exhaustive vocabulary for the narrative traditions encountered across vernacular literatures. German </w:t>
      </w:r>
      <w:r w:rsidRPr="00251FC4">
        <w:rPr>
          <w:rFonts w:ascii="Times New Roman" w:hAnsi="Times New Roman" w:cs="Times New Roman"/>
          <w:i/>
          <w:iCs/>
          <w:lang w:val="en-GB"/>
        </w:rPr>
        <w:t>Heldendichtung</w:t>
      </w:r>
      <w:r w:rsidRPr="00251FC4">
        <w:rPr>
          <w:rFonts w:ascii="Times New Roman" w:hAnsi="Times New Roman" w:cs="Times New Roman"/>
          <w:lang w:val="en-GB"/>
        </w:rPr>
        <w:t xml:space="preserve"> provides a particularly clear example. The analyses so far, however, have started from established literary categories and tested them against manuscript transmission. What happens if we reverse the procedure and allow textual communities to emerge from the networks themselves?</w:t>
      </w:r>
    </w:p>
    <w:p w14:paraId="37C710F3" w14:textId="77777777" w:rsidR="00251FC4" w:rsidRPr="00251FC4" w:rsidRDefault="00251FC4" w:rsidP="00B5529D">
      <w:pPr>
        <w:tabs>
          <w:tab w:val="left" w:pos="1530"/>
        </w:tabs>
        <w:spacing w:after="0" w:line="259" w:lineRule="auto"/>
        <w:rPr>
          <w:rFonts w:ascii="Times New Roman" w:hAnsi="Times New Roman" w:cs="Times New Roman"/>
          <w:b/>
          <w:bCs/>
          <w:lang w:val="en-GB"/>
        </w:rPr>
      </w:pPr>
    </w:p>
    <w:p w14:paraId="52925723" w14:textId="279192B5" w:rsidR="00E418E9" w:rsidRPr="00251FC4" w:rsidRDefault="00056CA9" w:rsidP="00BF309D">
      <w:pPr>
        <w:tabs>
          <w:tab w:val="left" w:pos="1530"/>
        </w:tabs>
        <w:spacing w:after="0" w:line="259" w:lineRule="auto"/>
        <w:rPr>
          <w:rFonts w:ascii="Times New Roman" w:hAnsi="Times New Roman" w:cs="Times New Roman"/>
          <w:b/>
          <w:bCs/>
          <w:lang w:val="en-GB"/>
        </w:rPr>
      </w:pPr>
      <w:commentRangeStart w:id="62"/>
      <w:r w:rsidRPr="00251FC4">
        <w:rPr>
          <w:rFonts w:ascii="Times New Roman" w:hAnsi="Times New Roman" w:cs="Times New Roman"/>
          <w:b/>
          <w:bCs/>
          <w:lang w:val="en-GB"/>
        </w:rPr>
        <w:t>5. From Categories to Communities</w:t>
      </w:r>
      <w:commentRangeEnd w:id="62"/>
      <w:r w:rsidR="00310A9A" w:rsidRPr="00251FC4">
        <w:rPr>
          <w:rStyle w:val="CommentReference"/>
          <w:rFonts w:ascii="Times New Roman" w:hAnsi="Times New Roman" w:cs="Times New Roman"/>
          <w:b/>
          <w:bCs/>
          <w:sz w:val="24"/>
          <w:szCs w:val="24"/>
          <w:lang w:val="en-GB"/>
        </w:rPr>
        <w:commentReference w:id="62"/>
      </w:r>
    </w:p>
    <w:p w14:paraId="7F127D5F" w14:textId="77777777" w:rsidR="00056CA9" w:rsidRPr="00E2656C" w:rsidRDefault="00056CA9" w:rsidP="00BF309D">
      <w:pPr>
        <w:tabs>
          <w:tab w:val="left" w:pos="1530"/>
        </w:tabs>
        <w:spacing w:after="0" w:line="259" w:lineRule="auto"/>
        <w:rPr>
          <w:rFonts w:ascii="Times New Roman" w:hAnsi="Times New Roman" w:cs="Times New Roman"/>
          <w:lang w:val="en-GB"/>
        </w:rPr>
      </w:pPr>
    </w:p>
    <w:p w14:paraId="269E9358" w14:textId="4DE1BA80" w:rsidR="004E330B" w:rsidRPr="00E2656C" w:rsidRDefault="00261C1F" w:rsidP="004E330B">
      <w:pPr>
        <w:tabs>
          <w:tab w:val="left" w:pos="1530"/>
        </w:tabs>
        <w:spacing w:after="0" w:line="259" w:lineRule="auto"/>
        <w:rPr>
          <w:rFonts w:ascii="Times New Roman" w:hAnsi="Times New Roman" w:cs="Times New Roman"/>
          <w:b/>
          <w:bCs/>
          <w:lang w:val="en-GB"/>
        </w:rPr>
      </w:pPr>
      <w:r w:rsidRPr="00755510">
        <w:rPr>
          <w:rFonts w:ascii="Times New Roman" w:hAnsi="Times New Roman" w:cs="Times New Roman"/>
          <w:lang w:val="en-US"/>
        </w:rPr>
        <w:t>Rather than assigning works to categories in advance, we now allow communities to emerge from the networks themselves and subsequently ask how these data-driven groupings relate to established literary traditions. This reverses the perspective of the preceding analyses and shifts attention from broad classificatory categories to the smaller textual constellations that underlie them.</w:t>
      </w:r>
    </w:p>
    <w:p w14:paraId="2C87668B" w14:textId="77777777" w:rsidR="004E330B" w:rsidRPr="00E2656C" w:rsidRDefault="004E330B" w:rsidP="004E330B">
      <w:pPr>
        <w:tabs>
          <w:tab w:val="left" w:pos="1530"/>
        </w:tabs>
        <w:spacing w:after="0" w:line="259" w:lineRule="auto"/>
        <w:rPr>
          <w:rFonts w:ascii="Times New Roman" w:hAnsi="Times New Roman" w:cs="Times New Roman"/>
          <w:b/>
          <w:bCs/>
          <w:lang w:val="en-GB"/>
        </w:rPr>
      </w:pPr>
      <w:r w:rsidRPr="00E2656C">
        <w:rPr>
          <w:noProof/>
          <w:lang w:val="en-GB"/>
        </w:rPr>
        <w:lastRenderedPageBreak/>
        <w:drawing>
          <wp:inline distT="0" distB="0" distL="0" distR="0" wp14:anchorId="0A927A68" wp14:editId="306EB110">
            <wp:extent cx="5760720" cy="5760720"/>
            <wp:effectExtent l="0" t="0" r="0" b="0"/>
            <wp:docPr id="1556383542"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6175B896" w14:textId="77777777" w:rsidR="004E330B" w:rsidRPr="00E2656C" w:rsidRDefault="004E330B" w:rsidP="004E330B">
      <w:pPr>
        <w:tabs>
          <w:tab w:val="left" w:pos="1530"/>
        </w:tabs>
        <w:spacing w:after="0" w:line="259" w:lineRule="auto"/>
        <w:rPr>
          <w:rFonts w:ascii="Times New Roman" w:hAnsi="Times New Roman" w:cs="Times New Roman"/>
          <w:lang w:val="en-GB"/>
        </w:rPr>
      </w:pPr>
    </w:p>
    <w:p w14:paraId="49D0759D" w14:textId="77777777" w:rsidR="00D67D53" w:rsidRPr="00E2656C" w:rsidRDefault="004E330B" w:rsidP="004E330B">
      <w:pPr>
        <w:tabs>
          <w:tab w:val="left" w:pos="1530"/>
        </w:tabs>
        <w:spacing w:after="0" w:line="259" w:lineRule="auto"/>
        <w:rPr>
          <w:rFonts w:ascii="Times New Roman" w:hAnsi="Times New Roman" w:cs="Times New Roman"/>
          <w:i/>
          <w:iCs/>
          <w:lang w:val="en-GB"/>
        </w:rPr>
      </w:pPr>
      <w:commentRangeStart w:id="63"/>
      <w:r w:rsidRPr="00E2656C">
        <w:rPr>
          <w:rFonts w:ascii="Times New Roman" w:hAnsi="Times New Roman" w:cs="Times New Roman"/>
          <w:i/>
          <w:iCs/>
          <w:lang w:val="en-GB"/>
        </w:rPr>
        <w:t>Fig. 5</w:t>
      </w:r>
      <w:commentRangeEnd w:id="63"/>
      <w:r w:rsidR="00754A7A" w:rsidRPr="00E2656C">
        <w:rPr>
          <w:rStyle w:val="CommentReference"/>
          <w:rFonts w:ascii="Times New Roman" w:hAnsi="Times New Roman" w:cs="Times New Roman"/>
          <w:i/>
          <w:iCs/>
          <w:sz w:val="24"/>
          <w:szCs w:val="24"/>
          <w:lang w:val="en-GB"/>
        </w:rPr>
        <w:commentReference w:id="63"/>
      </w:r>
      <w:r w:rsidRPr="00E2656C">
        <w:rPr>
          <w:rFonts w:ascii="Times New Roman" w:hAnsi="Times New Roman" w:cs="Times New Roman"/>
          <w:i/>
          <w:iCs/>
          <w:lang w:val="en-GB"/>
        </w:rPr>
        <w:t xml:space="preserve"> A and B. Data-driven communities in the French and German co-transmission networks.</w:t>
      </w:r>
    </w:p>
    <w:p w14:paraId="56976F37" w14:textId="1BC759E5" w:rsidR="004E330B" w:rsidRPr="00755510" w:rsidRDefault="004E330B" w:rsidP="004E330B">
      <w:pPr>
        <w:tabs>
          <w:tab w:val="left" w:pos="1530"/>
        </w:tabs>
        <w:spacing w:after="0" w:line="259" w:lineRule="auto"/>
        <w:rPr>
          <w:rFonts w:ascii="Times New Roman" w:hAnsi="Times New Roman" w:cs="Times New Roman"/>
          <w:i/>
          <w:iCs/>
          <w:rPrChange w:id="64" w:author="Mike Kestemont" w:date="2026-08-24T13:29:00Z" w16du:dateUtc="2026-08-24T11:29:00Z">
            <w:rPr>
              <w:rFonts w:ascii="Times New Roman" w:hAnsi="Times New Roman" w:cs="Times New Roman"/>
              <w:i/>
              <w:iCs/>
              <w:lang w:val="en-GB"/>
            </w:rPr>
          </w:rPrChange>
        </w:rPr>
      </w:pPr>
      <w:r w:rsidRPr="00755510">
        <w:rPr>
          <w:rFonts w:ascii="Times New Roman" w:hAnsi="Times New Roman" w:cs="Times New Roman"/>
          <w:i/>
          <w:iCs/>
          <w:highlight w:val="yellow"/>
          <w:rPrChange w:id="65" w:author="Mike Kestemont" w:date="2026-08-24T13:29:00Z" w16du:dateUtc="2026-08-24T11:29:00Z">
            <w:rPr>
              <w:rFonts w:ascii="Times New Roman" w:hAnsi="Times New Roman" w:cs="Times New Roman"/>
              <w:i/>
              <w:iCs/>
              <w:highlight w:val="yellow"/>
              <w:lang w:val="en-GB"/>
            </w:rPr>
          </w:rPrChange>
        </w:rPr>
        <w:t>(Ook zo’n afbeelding voor Frans toevoegen)</w:t>
      </w:r>
    </w:p>
    <w:p w14:paraId="123FD410" w14:textId="77777777" w:rsidR="00A769F1" w:rsidRPr="00755510" w:rsidRDefault="00A769F1" w:rsidP="00A769F1">
      <w:pPr>
        <w:tabs>
          <w:tab w:val="left" w:pos="1530"/>
        </w:tabs>
        <w:spacing w:after="0" w:line="259" w:lineRule="auto"/>
        <w:rPr>
          <w:rFonts w:ascii="Times New Roman" w:hAnsi="Times New Roman" w:cs="Times New Roman"/>
          <w:rPrChange w:id="66" w:author="Mike Kestemont" w:date="2026-08-24T13:29:00Z" w16du:dateUtc="2026-08-24T11:29:00Z">
            <w:rPr>
              <w:rFonts w:ascii="Times New Roman" w:hAnsi="Times New Roman" w:cs="Times New Roman"/>
              <w:lang w:val="en-GB"/>
            </w:rPr>
          </w:rPrChange>
        </w:rPr>
      </w:pPr>
    </w:p>
    <w:p w14:paraId="074C3953" w14:textId="0376F18F" w:rsidR="00A769F1" w:rsidRPr="00261C1F" w:rsidRDefault="00261C1F" w:rsidP="00BF309D">
      <w:pPr>
        <w:tabs>
          <w:tab w:val="left" w:pos="1530"/>
        </w:tabs>
        <w:spacing w:after="0" w:line="259" w:lineRule="auto"/>
        <w:rPr>
          <w:rFonts w:ascii="Times New Roman" w:hAnsi="Times New Roman" w:cs="Times New Roman"/>
          <w:lang w:val="en-GB"/>
        </w:rPr>
      </w:pPr>
      <w:r w:rsidRPr="00261C1F">
        <w:rPr>
          <w:rFonts w:ascii="Times New Roman" w:hAnsi="Times New Roman" w:cs="Times New Roman"/>
          <w:lang w:val="en-GB"/>
        </w:rPr>
        <w:t xml:space="preserve">The French network shows particularly clearly how the broad affinities captured by Bodel’s </w:t>
      </w:r>
      <w:r w:rsidRPr="00261C1F">
        <w:rPr>
          <w:rFonts w:ascii="Times New Roman" w:hAnsi="Times New Roman" w:cs="Times New Roman"/>
          <w:i/>
          <w:iCs/>
          <w:lang w:val="en-GB"/>
        </w:rPr>
        <w:t>matières</w:t>
      </w:r>
      <w:r w:rsidRPr="00261C1F">
        <w:rPr>
          <w:rFonts w:ascii="Times New Roman" w:hAnsi="Times New Roman" w:cs="Times New Roman"/>
          <w:lang w:val="en-GB"/>
        </w:rPr>
        <w:t xml:space="preserve"> subdivide into more specific textual communities. Within the </w:t>
      </w:r>
      <w:r w:rsidRPr="00261C1F">
        <w:rPr>
          <w:rFonts w:ascii="Times New Roman" w:hAnsi="Times New Roman" w:cs="Times New Roman"/>
          <w:i/>
          <w:iCs/>
          <w:lang w:val="en-GB"/>
        </w:rPr>
        <w:t>matière de France</w:t>
      </w:r>
      <w:r w:rsidRPr="00261C1F">
        <w:rPr>
          <w:rFonts w:ascii="Times New Roman" w:hAnsi="Times New Roman" w:cs="Times New Roman"/>
          <w:lang w:val="en-GB"/>
        </w:rPr>
        <w:t xml:space="preserve">, the </w:t>
      </w:r>
      <w:r w:rsidRPr="00261C1F">
        <w:rPr>
          <w:rFonts w:ascii="Times New Roman" w:hAnsi="Times New Roman" w:cs="Times New Roman"/>
          <w:i/>
          <w:iCs/>
          <w:lang w:val="en-GB"/>
        </w:rPr>
        <w:t>Guillaume d’Orange</w:t>
      </w:r>
      <w:r w:rsidRPr="00261C1F">
        <w:rPr>
          <w:rFonts w:ascii="Times New Roman" w:hAnsi="Times New Roman" w:cs="Times New Roman"/>
          <w:lang w:val="en-GB"/>
        </w:rPr>
        <w:t xml:space="preserve"> tradition forms a densely interconnected group. Works associated with the </w:t>
      </w:r>
      <w:r w:rsidRPr="00261C1F">
        <w:rPr>
          <w:rFonts w:ascii="Times New Roman" w:hAnsi="Times New Roman" w:cs="Times New Roman"/>
          <w:i/>
          <w:iCs/>
          <w:lang w:val="en-GB"/>
        </w:rPr>
        <w:t>Geste de Doon de Mayence</w:t>
      </w:r>
      <w:r w:rsidRPr="00261C1F">
        <w:rPr>
          <w:rFonts w:ascii="Times New Roman" w:hAnsi="Times New Roman" w:cs="Times New Roman"/>
          <w:lang w:val="en-GB"/>
        </w:rPr>
        <w:t xml:space="preserve"> form another recognisable constellation, while a further epic grouping is centred on Lorraine and Burgundy. Comparable internal differentiation appears in the </w:t>
      </w:r>
      <w:r w:rsidRPr="00261C1F">
        <w:rPr>
          <w:rFonts w:ascii="Times New Roman" w:hAnsi="Times New Roman" w:cs="Times New Roman"/>
          <w:i/>
          <w:iCs/>
          <w:lang w:val="en-GB"/>
        </w:rPr>
        <w:t>matière de Bretagne</w:t>
      </w:r>
      <w:r w:rsidRPr="00261C1F">
        <w:rPr>
          <w:rFonts w:ascii="Times New Roman" w:hAnsi="Times New Roman" w:cs="Times New Roman"/>
          <w:lang w:val="en-GB"/>
        </w:rPr>
        <w:t xml:space="preserve">: the prose </w:t>
      </w:r>
      <w:r w:rsidRPr="00261C1F">
        <w:rPr>
          <w:rFonts w:ascii="Times New Roman" w:hAnsi="Times New Roman" w:cs="Times New Roman"/>
          <w:i/>
          <w:iCs/>
          <w:lang w:val="en-GB"/>
        </w:rPr>
        <w:t>Lancelot-Grail</w:t>
      </w:r>
      <w:r w:rsidRPr="00261C1F">
        <w:rPr>
          <w:rFonts w:ascii="Times New Roman" w:hAnsi="Times New Roman" w:cs="Times New Roman"/>
          <w:lang w:val="en-GB"/>
        </w:rPr>
        <w:t xml:space="preserve"> material clusters separately from Chrétien de Troyes’s verse romances, which are embedded in a more mixed network of verse narratives. At the level of individual connections, the latter repeatedly co-occur with romances of antiquity. The </w:t>
      </w:r>
      <w:r w:rsidRPr="00261C1F">
        <w:rPr>
          <w:rFonts w:ascii="Times New Roman" w:hAnsi="Times New Roman" w:cs="Times New Roman"/>
          <w:i/>
          <w:iCs/>
          <w:lang w:val="en-GB"/>
        </w:rPr>
        <w:t>Roman de Troie</w:t>
      </w:r>
      <w:r w:rsidRPr="00261C1F">
        <w:rPr>
          <w:rFonts w:ascii="Times New Roman" w:hAnsi="Times New Roman" w:cs="Times New Roman"/>
          <w:lang w:val="en-GB"/>
        </w:rPr>
        <w:t xml:space="preserve">, in particular, is an important co-transmission partner for </w:t>
      </w:r>
      <w:r w:rsidRPr="00261C1F">
        <w:rPr>
          <w:rFonts w:ascii="Times New Roman" w:hAnsi="Times New Roman" w:cs="Times New Roman"/>
          <w:i/>
          <w:iCs/>
          <w:lang w:val="en-GB"/>
        </w:rPr>
        <w:t>Erec</w:t>
      </w:r>
      <w:r w:rsidRPr="00261C1F">
        <w:rPr>
          <w:rFonts w:ascii="Times New Roman" w:hAnsi="Times New Roman" w:cs="Times New Roman"/>
          <w:lang w:val="en-GB"/>
        </w:rPr>
        <w:t xml:space="preserve">, </w:t>
      </w:r>
      <w:r w:rsidRPr="00261C1F">
        <w:rPr>
          <w:rFonts w:ascii="Times New Roman" w:hAnsi="Times New Roman" w:cs="Times New Roman"/>
          <w:i/>
          <w:iCs/>
          <w:lang w:val="en-GB"/>
        </w:rPr>
        <w:t>Cligès</w:t>
      </w:r>
      <w:r w:rsidRPr="00261C1F">
        <w:rPr>
          <w:rFonts w:ascii="Times New Roman" w:hAnsi="Times New Roman" w:cs="Times New Roman"/>
          <w:lang w:val="en-GB"/>
        </w:rPr>
        <w:t xml:space="preserve">, and </w:t>
      </w:r>
      <w:r w:rsidRPr="00261C1F">
        <w:rPr>
          <w:rFonts w:ascii="Times New Roman" w:hAnsi="Times New Roman" w:cs="Times New Roman"/>
          <w:i/>
          <w:iCs/>
          <w:lang w:val="en-GB"/>
        </w:rPr>
        <w:t>Yvain</w:t>
      </w:r>
      <w:r w:rsidRPr="00261C1F">
        <w:rPr>
          <w:rFonts w:ascii="Times New Roman" w:hAnsi="Times New Roman" w:cs="Times New Roman"/>
          <w:lang w:val="en-GB"/>
        </w:rPr>
        <w:t xml:space="preserve"> in the present corpus. These patterns reveal a different scale of organisation from the </w:t>
      </w:r>
      <w:r w:rsidRPr="00261C1F">
        <w:rPr>
          <w:rFonts w:ascii="Times New Roman" w:hAnsi="Times New Roman" w:cs="Times New Roman"/>
          <w:i/>
          <w:iCs/>
          <w:lang w:val="en-GB"/>
        </w:rPr>
        <w:t>matière</w:t>
      </w:r>
      <w:r w:rsidRPr="00261C1F">
        <w:rPr>
          <w:rFonts w:ascii="Times New Roman" w:hAnsi="Times New Roman" w:cs="Times New Roman"/>
          <w:lang w:val="en-GB"/>
        </w:rPr>
        <w:t xml:space="preserve"> homophily established in §3. Bodel’s categories capture broad </w:t>
      </w:r>
      <w:r w:rsidRPr="00261C1F">
        <w:rPr>
          <w:rFonts w:ascii="Times New Roman" w:hAnsi="Times New Roman" w:cs="Times New Roman"/>
          <w:lang w:val="en-GB"/>
        </w:rPr>
        <w:lastRenderedPageBreak/>
        <w:t>affinities in manuscript transmission, while the bottom-up communities differentiate more specific constellations within them and expose local connections across their boundaries. The bottom-up perspective thus refines rather than overturns the picture obtained from Bodel’s categories.</w:t>
      </w:r>
    </w:p>
    <w:p w14:paraId="160C04E8" w14:textId="77777777" w:rsidR="00261C1F" w:rsidRPr="00261C1F" w:rsidRDefault="00261C1F" w:rsidP="00BF309D">
      <w:pPr>
        <w:tabs>
          <w:tab w:val="left" w:pos="1530"/>
        </w:tabs>
        <w:spacing w:after="0" w:line="259" w:lineRule="auto"/>
        <w:rPr>
          <w:rFonts w:ascii="Times New Roman" w:hAnsi="Times New Roman" w:cs="Times New Roman"/>
          <w:color w:val="000000" w:themeColor="text1"/>
          <w:lang w:val="en-GB"/>
        </w:rPr>
      </w:pPr>
    </w:p>
    <w:p w14:paraId="207A2B52" w14:textId="3C3818B1" w:rsidR="0059313F" w:rsidRPr="00261C1F" w:rsidRDefault="00261C1F" w:rsidP="00BF309D">
      <w:pPr>
        <w:tabs>
          <w:tab w:val="left" w:pos="1530"/>
        </w:tabs>
        <w:spacing w:after="0" w:line="259" w:lineRule="auto"/>
        <w:rPr>
          <w:rFonts w:ascii="Times New Roman" w:hAnsi="Times New Roman" w:cs="Times New Roman"/>
          <w:lang w:val="en-GB"/>
        </w:rPr>
      </w:pPr>
      <w:r w:rsidRPr="00261C1F">
        <w:rPr>
          <w:rFonts w:ascii="Times New Roman" w:hAnsi="Times New Roman" w:cs="Times New Roman"/>
          <w:lang w:val="en-GB"/>
        </w:rPr>
        <w:t xml:space="preserve">The German bottom-up communities show a comparable process of differentiation, but not a simple mirror image of the French network. </w:t>
      </w:r>
      <w:r w:rsidRPr="00261C1F">
        <w:rPr>
          <w:rFonts w:ascii="Times New Roman" w:hAnsi="Times New Roman" w:cs="Times New Roman"/>
          <w:i/>
          <w:iCs/>
          <w:lang w:val="en-GB"/>
        </w:rPr>
        <w:t>Heldendichtung</w:t>
      </w:r>
      <w:r w:rsidRPr="00261C1F">
        <w:rPr>
          <w:rFonts w:ascii="Times New Roman" w:hAnsi="Times New Roman" w:cs="Times New Roman"/>
          <w:lang w:val="en-GB"/>
        </w:rPr>
        <w:t xml:space="preserve">, which emerged in §4 as a meaningful category concealed within </w:t>
      </w:r>
      <w:r w:rsidRPr="00261C1F">
        <w:rPr>
          <w:rFonts w:ascii="Times New Roman" w:hAnsi="Times New Roman" w:cs="Times New Roman"/>
          <w:i/>
          <w:iCs/>
          <w:lang w:val="en-GB"/>
        </w:rPr>
        <w:t>Other</w:t>
      </w:r>
      <w:r w:rsidRPr="00261C1F">
        <w:rPr>
          <w:rFonts w:ascii="Times New Roman" w:hAnsi="Times New Roman" w:cs="Times New Roman"/>
          <w:lang w:val="en-GB"/>
        </w:rPr>
        <w:t xml:space="preserve">, is concentrated especially in two of the larger detected communities rather than forming a single undifferentiated block. Within this heroic material, the Dietrich texts separate into two constellations that largely correspond to the traditional distinction between the adventure-oriented </w:t>
      </w:r>
      <w:r w:rsidRPr="00261C1F">
        <w:rPr>
          <w:rFonts w:ascii="Times New Roman" w:hAnsi="Times New Roman" w:cs="Times New Roman"/>
          <w:i/>
          <w:iCs/>
          <w:lang w:val="en-GB"/>
        </w:rPr>
        <w:t>aventiurehafte Dietrichepik</w:t>
      </w:r>
      <w:r w:rsidRPr="00261C1F">
        <w:rPr>
          <w:rFonts w:ascii="Times New Roman" w:hAnsi="Times New Roman" w:cs="Times New Roman"/>
          <w:lang w:val="en-GB"/>
        </w:rPr>
        <w:t xml:space="preserve"> and the historically oriented narratives of exile and return (</w:t>
      </w:r>
      <w:r w:rsidRPr="00261C1F">
        <w:rPr>
          <w:rFonts w:ascii="Times New Roman" w:hAnsi="Times New Roman" w:cs="Times New Roman"/>
          <w:i/>
          <w:iCs/>
          <w:lang w:val="en-GB"/>
        </w:rPr>
        <w:t>historische Dietrichepik</w:t>
      </w:r>
      <w:r w:rsidRPr="00261C1F">
        <w:rPr>
          <w:rFonts w:ascii="Times New Roman" w:hAnsi="Times New Roman" w:cs="Times New Roman"/>
          <w:lang w:val="en-GB"/>
        </w:rPr>
        <w:t xml:space="preserve">). This is particularly noteworthy because these communities were detected solely on the basis of co-transmission: a distinction familiar from literary history is thus also reflected in manuscript practice. The correspondence is not absolute, however. Works such as </w:t>
      </w:r>
      <w:r w:rsidRPr="00261C1F">
        <w:rPr>
          <w:rFonts w:ascii="Times New Roman" w:hAnsi="Times New Roman" w:cs="Times New Roman"/>
          <w:i/>
          <w:iCs/>
          <w:lang w:val="en-GB"/>
        </w:rPr>
        <w:t>Wolfdietrich</w:t>
      </w:r>
      <w:r w:rsidRPr="00261C1F">
        <w:rPr>
          <w:rFonts w:ascii="Times New Roman" w:hAnsi="Times New Roman" w:cs="Times New Roman"/>
          <w:lang w:val="en-GB"/>
        </w:rPr>
        <w:t xml:space="preserve"> and </w:t>
      </w:r>
      <w:r w:rsidRPr="00261C1F">
        <w:rPr>
          <w:rFonts w:ascii="Times New Roman" w:hAnsi="Times New Roman" w:cs="Times New Roman"/>
          <w:i/>
          <w:iCs/>
          <w:lang w:val="en-GB"/>
        </w:rPr>
        <w:t>Ortnit</w:t>
      </w:r>
      <w:r w:rsidRPr="00261C1F">
        <w:rPr>
          <w:rFonts w:ascii="Times New Roman" w:hAnsi="Times New Roman" w:cs="Times New Roman"/>
          <w:lang w:val="en-GB"/>
        </w:rPr>
        <w:t xml:space="preserve"> </w:t>
      </w:r>
      <w:r w:rsidRPr="00261C1F">
        <w:rPr>
          <w:rFonts w:ascii="Times New Roman" w:hAnsi="Times New Roman" w:cs="Times New Roman"/>
          <w:highlight w:val="yellow"/>
          <w:lang w:val="en-GB"/>
        </w:rPr>
        <w:t>[checken of dat nog steeds zo is in de nieuwste visualisaties</w:t>
      </w:r>
      <w:r w:rsidRPr="00261C1F">
        <w:rPr>
          <w:rFonts w:ascii="Times New Roman" w:hAnsi="Times New Roman" w:cs="Times New Roman"/>
          <w:lang w:val="en-GB"/>
        </w:rPr>
        <w:t xml:space="preserve">] occupy positions connecting different parts of the heroic network, showing that the boundaries between these communities remain permeable. Other constellations are also recognisable. The </w:t>
      </w:r>
      <w:r w:rsidRPr="00261C1F">
        <w:rPr>
          <w:rFonts w:ascii="Times New Roman" w:hAnsi="Times New Roman" w:cs="Times New Roman"/>
          <w:i/>
          <w:iCs/>
          <w:lang w:val="en-GB"/>
        </w:rPr>
        <w:t>Tristan</w:t>
      </w:r>
      <w:r w:rsidRPr="00261C1F">
        <w:rPr>
          <w:rFonts w:ascii="Times New Roman" w:hAnsi="Times New Roman" w:cs="Times New Roman"/>
          <w:lang w:val="en-GB"/>
        </w:rPr>
        <w:t xml:space="preserve"> material forms a relatively compact constellation, while </w:t>
      </w:r>
      <w:r w:rsidRPr="00261C1F">
        <w:rPr>
          <w:rFonts w:ascii="Times New Roman" w:hAnsi="Times New Roman" w:cs="Times New Roman"/>
          <w:i/>
          <w:iCs/>
          <w:lang w:val="en-GB"/>
        </w:rPr>
        <w:t>Willehalm</w:t>
      </w:r>
      <w:r w:rsidRPr="00261C1F">
        <w:rPr>
          <w:rFonts w:ascii="Times New Roman" w:hAnsi="Times New Roman" w:cs="Times New Roman"/>
          <w:lang w:val="en-GB"/>
        </w:rPr>
        <w:t xml:space="preserve"> and related texts likewise show a marked tendency to cluster together.</w:t>
      </w:r>
    </w:p>
    <w:p w14:paraId="68E1C014" w14:textId="77777777" w:rsidR="00261C1F" w:rsidRPr="00261C1F" w:rsidRDefault="00261C1F" w:rsidP="00BF309D">
      <w:pPr>
        <w:tabs>
          <w:tab w:val="left" w:pos="1530"/>
        </w:tabs>
        <w:spacing w:after="0" w:line="259" w:lineRule="auto"/>
        <w:rPr>
          <w:rFonts w:ascii="Times New Roman" w:hAnsi="Times New Roman" w:cs="Times New Roman"/>
          <w:lang w:val="en-GB"/>
        </w:rPr>
      </w:pPr>
    </w:p>
    <w:p w14:paraId="67F81BCD" w14:textId="75944256" w:rsidR="00BF309D" w:rsidRPr="00261C1F" w:rsidRDefault="00261C1F" w:rsidP="00B5529D">
      <w:pPr>
        <w:tabs>
          <w:tab w:val="left" w:pos="1530"/>
        </w:tabs>
        <w:spacing w:after="0" w:line="259" w:lineRule="auto"/>
        <w:rPr>
          <w:rFonts w:ascii="Times New Roman" w:hAnsi="Times New Roman" w:cs="Times New Roman"/>
          <w:lang w:val="en-GB"/>
        </w:rPr>
      </w:pPr>
      <w:r w:rsidRPr="00261C1F">
        <w:rPr>
          <w:rFonts w:ascii="Times New Roman" w:hAnsi="Times New Roman" w:cs="Times New Roman"/>
          <w:lang w:val="en-GB"/>
        </w:rPr>
        <w:t>The bottom-up analysis thus both confirms and complicates the picture developed in the preceding sections. The detected communities do not map mechanically onto established literary classifications: some correspond closely to recognised traditions, while others reveal affinities that cut across the broader categories used above. The distinction is therefore not between literary classification and manuscript practice, but between different scales of organisation. Manuscript transmission can reproduce broad generic affinities while simultaneously articulating more local relationships between works.</w:t>
      </w:r>
    </w:p>
    <w:p w14:paraId="49C637AF" w14:textId="77777777" w:rsidR="00261C1F" w:rsidRPr="00261C1F" w:rsidRDefault="00261C1F" w:rsidP="00B5529D">
      <w:pPr>
        <w:tabs>
          <w:tab w:val="left" w:pos="1530"/>
        </w:tabs>
        <w:spacing w:after="0" w:line="259" w:lineRule="auto"/>
        <w:rPr>
          <w:rFonts w:ascii="Times New Roman" w:hAnsi="Times New Roman" w:cs="Times New Roman"/>
          <w:b/>
          <w:bCs/>
          <w:lang w:val="en-GB"/>
        </w:rPr>
      </w:pPr>
    </w:p>
    <w:p w14:paraId="1C060281" w14:textId="5D8492D7" w:rsidR="00B5529D" w:rsidRPr="00261C1F" w:rsidRDefault="00B5529D" w:rsidP="00B5529D">
      <w:pPr>
        <w:tabs>
          <w:tab w:val="left" w:pos="1530"/>
        </w:tabs>
        <w:spacing w:after="0" w:line="259" w:lineRule="auto"/>
        <w:rPr>
          <w:rFonts w:ascii="Times New Roman" w:hAnsi="Times New Roman" w:cs="Times New Roman"/>
          <w:b/>
          <w:bCs/>
          <w:lang w:val="en-GB"/>
        </w:rPr>
      </w:pPr>
      <w:r w:rsidRPr="00261C1F">
        <w:rPr>
          <w:rFonts w:ascii="Times New Roman" w:hAnsi="Times New Roman" w:cs="Times New Roman"/>
          <w:b/>
          <w:bCs/>
          <w:lang w:val="en-GB"/>
        </w:rPr>
        <w:t>Conclusion</w:t>
      </w:r>
    </w:p>
    <w:p w14:paraId="38B23443" w14:textId="77777777" w:rsidR="00757C20" w:rsidRPr="00261C1F" w:rsidRDefault="00757C20" w:rsidP="00B5529D">
      <w:pPr>
        <w:tabs>
          <w:tab w:val="left" w:pos="1530"/>
        </w:tabs>
        <w:spacing w:after="0" w:line="259" w:lineRule="auto"/>
        <w:rPr>
          <w:rFonts w:ascii="Times New Roman" w:hAnsi="Times New Roman" w:cs="Times New Roman"/>
          <w:lang w:val="en-GB"/>
        </w:rPr>
      </w:pPr>
    </w:p>
    <w:p w14:paraId="2DE7E2F3" w14:textId="05992DD8" w:rsidR="00261C1F" w:rsidRPr="00261C1F" w:rsidRDefault="00261C1F" w:rsidP="004E330B">
      <w:pPr>
        <w:tabs>
          <w:tab w:val="left" w:pos="1530"/>
        </w:tabs>
        <w:spacing w:after="0" w:line="259" w:lineRule="auto"/>
        <w:rPr>
          <w:rFonts w:ascii="Times New Roman" w:hAnsi="Times New Roman" w:cs="Times New Roman"/>
          <w:lang w:val="en-GB"/>
        </w:rPr>
      </w:pPr>
      <w:r w:rsidRPr="00261C1F">
        <w:rPr>
          <w:rFonts w:ascii="Times New Roman" w:hAnsi="Times New Roman" w:cs="Times New Roman"/>
          <w:lang w:val="en-GB"/>
        </w:rPr>
        <w:t xml:space="preserve">The comparative analysis of French and German romance transmission reveals both the explanatory power and the limitations of established literary classifications. Bodel’s </w:t>
      </w:r>
      <w:r w:rsidRPr="00261C1F">
        <w:rPr>
          <w:rFonts w:ascii="Times New Roman" w:hAnsi="Times New Roman" w:cs="Times New Roman"/>
          <w:i/>
          <w:iCs/>
          <w:lang w:val="en-GB"/>
        </w:rPr>
        <w:t>matières</w:t>
      </w:r>
      <w:r w:rsidRPr="00261C1F">
        <w:rPr>
          <w:rFonts w:ascii="Times New Roman" w:hAnsi="Times New Roman" w:cs="Times New Roman"/>
          <w:lang w:val="en-GB"/>
        </w:rPr>
        <w:t xml:space="preserve"> are not merely literary-historical categories: where they apply, they correspond strikingly well to patterns of manuscript co-transmission in both traditions. The high levels of </w:t>
      </w:r>
      <w:r w:rsidRPr="00261C1F">
        <w:rPr>
          <w:rFonts w:ascii="Times New Roman" w:hAnsi="Times New Roman" w:cs="Times New Roman"/>
          <w:i/>
          <w:iCs/>
          <w:lang w:val="en-GB"/>
        </w:rPr>
        <w:t>matière</w:t>
      </w:r>
      <w:r w:rsidRPr="00261C1F">
        <w:rPr>
          <w:rFonts w:ascii="Times New Roman" w:hAnsi="Times New Roman" w:cs="Times New Roman"/>
          <w:lang w:val="en-GB"/>
        </w:rPr>
        <w:t xml:space="preserve"> homophily found in the French and German networks show that broad thematic affinities are strongly reflected in the ways romances were brought together in manuscripts. At the same time, the comparison exposes an important distinction between explanatory power and coverage. Bodel’s scheme encompasses a substantially larger proportion of the French corpus than of the German. The German category </w:t>
      </w:r>
      <w:r w:rsidRPr="00261C1F">
        <w:rPr>
          <w:rFonts w:ascii="Times New Roman" w:hAnsi="Times New Roman" w:cs="Times New Roman"/>
          <w:i/>
          <w:iCs/>
          <w:lang w:val="en-GB"/>
        </w:rPr>
        <w:t>Other</w:t>
      </w:r>
      <w:r w:rsidRPr="00261C1F">
        <w:rPr>
          <w:rFonts w:ascii="Times New Roman" w:hAnsi="Times New Roman" w:cs="Times New Roman"/>
          <w:lang w:val="en-GB"/>
        </w:rPr>
        <w:t xml:space="preserve"> does not simply consist of classificatory noise: once </w:t>
      </w:r>
      <w:r w:rsidRPr="00261C1F">
        <w:rPr>
          <w:rFonts w:ascii="Times New Roman" w:hAnsi="Times New Roman" w:cs="Times New Roman"/>
          <w:i/>
          <w:iCs/>
          <w:lang w:val="en-GB"/>
        </w:rPr>
        <w:t>Heldendichtung</w:t>
      </w:r>
      <w:r w:rsidRPr="00261C1F">
        <w:rPr>
          <w:rFonts w:ascii="Times New Roman" w:hAnsi="Times New Roman" w:cs="Times New Roman"/>
          <w:lang w:val="en-GB"/>
        </w:rPr>
        <w:t xml:space="preserve"> is distinguished within it, its coherence as a narrative tradition is also reflected in manuscript co-transmission. A classificatory system may therefore correspond closely to manuscript practice within its domain without providing an exhaustive vocabulary for comparison across vernacular traditions.</w:t>
      </w:r>
    </w:p>
    <w:p w14:paraId="56B52E00" w14:textId="77777777" w:rsidR="00261C1F" w:rsidRPr="00261C1F" w:rsidRDefault="00261C1F" w:rsidP="004E330B">
      <w:pPr>
        <w:tabs>
          <w:tab w:val="left" w:pos="1530"/>
        </w:tabs>
        <w:spacing w:after="0" w:line="259" w:lineRule="auto"/>
        <w:rPr>
          <w:rFonts w:ascii="Times New Roman" w:hAnsi="Times New Roman" w:cs="Times New Roman"/>
          <w:lang w:val="en-GB"/>
        </w:rPr>
      </w:pPr>
    </w:p>
    <w:p w14:paraId="2C4F962A" w14:textId="3E55446B" w:rsidR="00B71A13" w:rsidRPr="00261C1F" w:rsidRDefault="00261C1F" w:rsidP="00B5529D">
      <w:pPr>
        <w:tabs>
          <w:tab w:val="left" w:pos="1530"/>
        </w:tabs>
        <w:spacing w:after="0" w:line="259" w:lineRule="auto"/>
        <w:rPr>
          <w:rFonts w:ascii="Times New Roman" w:hAnsi="Times New Roman" w:cs="Times New Roman"/>
          <w:lang w:val="en-GB"/>
        </w:rPr>
      </w:pPr>
      <w:r w:rsidRPr="00261C1F">
        <w:rPr>
          <w:rFonts w:ascii="Times New Roman" w:hAnsi="Times New Roman" w:cs="Times New Roman"/>
          <w:lang w:val="en-GB"/>
        </w:rPr>
        <w:t xml:space="preserve">The bottom-up analysis adds a further level to this picture. Neither Bodel’s </w:t>
      </w:r>
      <w:r w:rsidRPr="00261C1F">
        <w:rPr>
          <w:rFonts w:ascii="Times New Roman" w:hAnsi="Times New Roman" w:cs="Times New Roman"/>
          <w:i/>
          <w:iCs/>
          <w:lang w:val="en-GB"/>
        </w:rPr>
        <w:t>matières</w:t>
      </w:r>
      <w:r w:rsidRPr="00261C1F">
        <w:rPr>
          <w:rFonts w:ascii="Times New Roman" w:hAnsi="Times New Roman" w:cs="Times New Roman"/>
          <w:lang w:val="en-GB"/>
        </w:rPr>
        <w:t xml:space="preserve"> nor </w:t>
      </w:r>
      <w:r w:rsidRPr="00261C1F">
        <w:rPr>
          <w:rFonts w:ascii="Times New Roman" w:hAnsi="Times New Roman" w:cs="Times New Roman"/>
          <w:i/>
          <w:iCs/>
          <w:lang w:val="en-GB"/>
        </w:rPr>
        <w:t>Heldendichtung</w:t>
      </w:r>
      <w:r w:rsidRPr="00261C1F">
        <w:rPr>
          <w:rFonts w:ascii="Times New Roman" w:hAnsi="Times New Roman" w:cs="Times New Roman"/>
          <w:lang w:val="en-GB"/>
        </w:rPr>
        <w:t xml:space="preserve"> constitute internally homogeneous textual communities. Within these broad </w:t>
      </w:r>
      <w:r w:rsidRPr="00261C1F">
        <w:rPr>
          <w:rFonts w:ascii="Times New Roman" w:hAnsi="Times New Roman" w:cs="Times New Roman"/>
          <w:lang w:val="en-GB"/>
        </w:rPr>
        <w:lastRenderedPageBreak/>
        <w:t>categories, manuscript co-transmission differentiates smaller constellations, some of which also extend across their boundaries. Genre in manuscript transmission therefore appears not as a fixed set of mutually exclusive categories, but as a layered structure in which broad literary affinities coexist with more specific textual relationships. Co-transmission thus offers a way of approaching medieval genre not by choosing between historical categories and manuscript practice, but by examining the different scales at which the two intersect.</w:t>
      </w:r>
    </w:p>
    <w:p w14:paraId="45627D74" w14:textId="44CA2AF8" w:rsidR="004E330B" w:rsidRPr="00E2656C" w:rsidRDefault="004E330B">
      <w:pPr>
        <w:rPr>
          <w:rFonts w:ascii="Times New Roman" w:hAnsi="Times New Roman" w:cs="Times New Roman"/>
          <w:color w:val="7030A0"/>
          <w:lang w:val="en-GB"/>
        </w:rPr>
      </w:pPr>
    </w:p>
    <w:sectPr w:rsidR="004E330B" w:rsidRPr="00E2656C">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lisabeth de Bruijn" w:date="2026-08-19T18:35:00Z" w:initials="Ed">
    <w:p w14:paraId="6B7FC4A8" w14:textId="77777777" w:rsidR="00F575F2" w:rsidRDefault="00523C13" w:rsidP="00F575F2">
      <w:pPr>
        <w:pStyle w:val="CommentText"/>
      </w:pPr>
      <w:r>
        <w:rPr>
          <w:rStyle w:val="CommentReference"/>
        </w:rPr>
        <w:annotationRef/>
      </w:r>
      <w:r w:rsidR="00F575F2">
        <w:rPr>
          <w:lang w:val="nl-NL"/>
        </w:rPr>
        <w:t>Jammer dat deze titel verloren gaat in het Duits. Frans is wellicht mogelijk. Of Engelse titel behouden?</w:t>
      </w:r>
    </w:p>
  </w:comment>
  <w:comment w:id="1" w:author="Mike Kestemont" w:date="2026-08-24T13:29:00Z" w:initials="MK">
    <w:p w14:paraId="199731BF" w14:textId="77777777" w:rsidR="00755510" w:rsidRDefault="00755510" w:rsidP="00755510">
      <w:r>
        <w:rPr>
          <w:rStyle w:val="CommentReference"/>
        </w:rPr>
        <w:annotationRef/>
      </w:r>
      <w:r>
        <w:rPr>
          <w:sz w:val="20"/>
          <w:szCs w:val="20"/>
        </w:rPr>
        <w:t>„Bodel und darüber hinaus“?</w:t>
      </w:r>
    </w:p>
  </w:comment>
  <w:comment w:id="29" w:author="Elisabeth de Bruijn" w:date="2026-08-22T15:48:00Z" w:initials="Ed">
    <w:p w14:paraId="0A13B031" w14:textId="77777777" w:rsidR="004C29E3" w:rsidRDefault="004C29E3" w:rsidP="004C29E3">
      <w:pPr>
        <w:pStyle w:val="CommentText"/>
      </w:pPr>
      <w:r>
        <w:rPr>
          <w:rStyle w:val="CommentReference"/>
        </w:rPr>
        <w:annotationRef/>
      </w:r>
      <w:r>
        <w:rPr>
          <w:lang w:val="nl-NL"/>
        </w:rPr>
        <w:t>Hoe verwijzen?</w:t>
      </w:r>
    </w:p>
  </w:comment>
  <w:comment w:id="30" w:author="Mike Kestemont" w:date="2026-08-24T13:34:00Z" w:initials="MK">
    <w:p w14:paraId="16DB0E31" w14:textId="77777777" w:rsidR="00755510" w:rsidRDefault="00755510" w:rsidP="00755510">
      <w:r>
        <w:rPr>
          <w:rStyle w:val="CommentReference"/>
        </w:rPr>
        <w:annotationRef/>
      </w:r>
      <w:r>
        <w:rPr>
          <w:sz w:val="20"/>
          <w:szCs w:val="20"/>
        </w:rPr>
        <w:t xml:space="preserve">Wellicht is dit het beste momenteel? </w:t>
      </w:r>
      <w:hyperlink r:id="rId1" w:history="1">
        <w:r w:rsidRPr="00B954E6">
          <w:rPr>
            <w:rStyle w:val="Hyperlink"/>
            <w:sz w:val="20"/>
            <w:szCs w:val="20"/>
          </w:rPr>
          <w:t>https://enc.hal.science/hal-05676740</w:t>
        </w:r>
      </w:hyperlink>
    </w:p>
  </w:comment>
  <w:comment w:id="37" w:author="Mike Kestemont" w:date="2026-08-24T13:40:00Z" w:initials="MK">
    <w:p w14:paraId="705B3F9C" w14:textId="77777777" w:rsidR="00E9313E" w:rsidRDefault="00E9313E" w:rsidP="00E9313E">
      <w:r>
        <w:rPr>
          <w:rStyle w:val="CommentReference"/>
        </w:rPr>
        <w:annotationRef/>
      </w:r>
      <w:r>
        <w:rPr>
          <w:sz w:val="20"/>
          <w:szCs w:val="20"/>
        </w:rPr>
        <w:t>Moeten we hier aangeven dat we enkel kijken naar de romances in een MS en andere teksten negeren?</w:t>
      </w:r>
    </w:p>
  </w:comment>
  <w:comment w:id="38" w:author="Elisabeth de Bruijn" w:date="2026-08-22T16:01:00Z" w:initials="Ed">
    <w:p w14:paraId="05C2D692" w14:textId="77777777" w:rsidR="00B038CC" w:rsidRDefault="00B038CC" w:rsidP="00B038CC">
      <w:pPr>
        <w:pStyle w:val="CommentText"/>
      </w:pPr>
      <w:r>
        <w:rPr>
          <w:rStyle w:val="CommentReference"/>
        </w:rPr>
        <w:annotationRef/>
      </w:r>
      <w:r>
        <w:rPr>
          <w:lang w:val="nl-NL"/>
        </w:rPr>
        <w:t>In mijn lezingen was dat nog 18. Checken</w:t>
      </w:r>
    </w:p>
  </w:comment>
  <w:comment w:id="39" w:author="Elisabeth de Bruijn" w:date="2026-08-22T16:02:00Z" w:initials="Ed">
    <w:p w14:paraId="2EE7527A" w14:textId="77777777" w:rsidR="00B038CC" w:rsidRDefault="00B038CC" w:rsidP="00B038CC">
      <w:pPr>
        <w:pStyle w:val="CommentText"/>
      </w:pPr>
      <w:r>
        <w:rPr>
          <w:rStyle w:val="CommentReference"/>
        </w:rPr>
        <w:annotationRef/>
      </w:r>
      <w:r>
        <w:rPr>
          <w:lang w:val="nl-NL"/>
        </w:rPr>
        <w:t>Uitleggen waarom dit niet in strijd is met survival differences in Forgotten books. Maar toch vreemd, niet? Spelen fragmenten hier een gekke rol?</w:t>
      </w:r>
    </w:p>
  </w:comment>
  <w:comment w:id="40" w:author="Mike Kestemont" w:date="2026-08-24T13:42:00Z" w:initials="MK">
    <w:p w14:paraId="3D4F2827" w14:textId="77777777" w:rsidR="00E9313E" w:rsidRDefault="00E9313E" w:rsidP="00E9313E">
      <w:r>
        <w:rPr>
          <w:rStyle w:val="CommentReference"/>
        </w:rPr>
        <w:annotationRef/>
      </w:r>
      <w:r>
        <w:rPr>
          <w:sz w:val="20"/>
          <w:szCs w:val="20"/>
        </w:rPr>
        <w:t>Ik begrijp niet goed waar deze cijfers vandaan komen? Zouden we dit niet weglaten?</w:t>
      </w:r>
    </w:p>
  </w:comment>
  <w:comment w:id="41" w:author="Mike Kestemont" w:date="2026-08-25T11:12:00Z" w:initials="MK">
    <w:p w14:paraId="5B95FE49" w14:textId="77777777" w:rsidR="000F16A6" w:rsidRDefault="000F16A6" w:rsidP="000F16A6">
      <w:r>
        <w:rPr>
          <w:rStyle w:val="CommentReference"/>
        </w:rPr>
        <w:annotationRef/>
      </w:r>
      <w:r>
        <w:rPr>
          <w:sz w:val="20"/>
          <w:szCs w:val="20"/>
        </w:rPr>
        <w:t>Ok.</w:t>
      </w:r>
    </w:p>
  </w:comment>
  <w:comment w:id="45" w:author="Mike Kestemont" w:date="2026-08-24T13:43:00Z" w:initials="MK">
    <w:p w14:paraId="6C5CE930" w14:textId="77777777" w:rsidR="00E9313E" w:rsidRDefault="00E9313E" w:rsidP="00E9313E">
      <w:r>
        <w:rPr>
          <w:rStyle w:val="CommentReference"/>
        </w:rPr>
        <w:annotationRef/>
      </w:r>
      <w:r>
        <w:rPr>
          <w:sz w:val="20"/>
          <w:szCs w:val="20"/>
        </w:rPr>
        <w:t>Ik denk dat dit ene gevolg van het feit dat de Duitsers uitgebreider gecatalogeerd hebben.</w:t>
      </w:r>
    </w:p>
  </w:comment>
  <w:comment w:id="46" w:author="Mike Kestemont" w:date="2026-08-25T11:13:00Z" w:initials="MK">
    <w:p w14:paraId="45FC72D6" w14:textId="77777777" w:rsidR="000F16A6" w:rsidRDefault="000F16A6" w:rsidP="000F16A6">
      <w:r>
        <w:rPr>
          <w:rStyle w:val="CommentReference"/>
        </w:rPr>
        <w:annotationRef/>
      </w:r>
      <w:r>
        <w:rPr>
          <w:sz w:val="20"/>
          <w:szCs w:val="20"/>
        </w:rPr>
        <w:t>Opmerking toevoegen dat er vast verschillen zullen zijn.</w:t>
      </w:r>
    </w:p>
  </w:comment>
  <w:comment w:id="54" w:author="Elisabeth de Bruijn" w:date="2026-08-22T16:03:00Z" w:initials="Ed">
    <w:p w14:paraId="7B2A20BD" w14:textId="77777777" w:rsidR="00B038CC" w:rsidRDefault="00B038CC" w:rsidP="00B038CC">
      <w:pPr>
        <w:pStyle w:val="CommentText"/>
      </w:pPr>
      <w:r>
        <w:rPr>
          <w:rStyle w:val="CommentReference"/>
        </w:rPr>
        <w:annotationRef/>
      </w:r>
      <w:r>
        <w:rPr>
          <w:lang w:val="nl-NL"/>
        </w:rPr>
        <w:t>Heeft dit nog ergens gevolgen?</w:t>
      </w:r>
    </w:p>
  </w:comment>
  <w:comment w:id="57" w:author="Elisabeth de Bruijn" w:date="2026-08-22T16:19:00Z" w:initials="Ed">
    <w:p w14:paraId="4138A6C1" w14:textId="77777777" w:rsidR="007623BA" w:rsidRDefault="007623BA" w:rsidP="007623BA">
      <w:pPr>
        <w:pStyle w:val="CommentText"/>
      </w:pPr>
      <w:r>
        <w:rPr>
          <w:rStyle w:val="CommentReference"/>
        </w:rPr>
        <w:annotationRef/>
      </w:r>
      <w:r>
        <w:rPr>
          <w:lang w:val="nl-NL"/>
        </w:rPr>
        <w:t>Beantwoorden we die vraag?</w:t>
      </w:r>
    </w:p>
  </w:comment>
  <w:comment w:id="58" w:author="Mike Kestemont" w:date="2026-08-24T13:44:00Z" w:initials="MK">
    <w:p w14:paraId="640270FC" w14:textId="77777777" w:rsidR="00E9313E" w:rsidRDefault="00E9313E" w:rsidP="00E9313E">
      <w:r>
        <w:rPr>
          <w:rStyle w:val="CommentReference"/>
        </w:rPr>
        <w:annotationRef/>
      </w:r>
      <w:r>
        <w:rPr>
          <w:sz w:val="20"/>
          <w:szCs w:val="20"/>
        </w:rPr>
        <w:t>Ja, in de statistische analyse</w:t>
      </w:r>
    </w:p>
  </w:comment>
  <w:comment w:id="59" w:author="Mike Kestemont" w:date="2026-08-24T13:45:00Z" w:initials="MK">
    <w:p w14:paraId="06AF7044" w14:textId="77777777" w:rsidR="00E9313E" w:rsidRDefault="00E9313E" w:rsidP="00E9313E">
      <w:r>
        <w:rPr>
          <w:rStyle w:val="CommentReference"/>
        </w:rPr>
        <w:annotationRef/>
      </w:r>
      <w:r>
        <w:rPr>
          <w:sz w:val="20"/>
          <w:szCs w:val="20"/>
        </w:rPr>
        <w:t>Hier MOETEN we fragmenten er wel uitlaten want die laten in regel geen co-occurentie zien</w:t>
      </w:r>
    </w:p>
  </w:comment>
  <w:comment w:id="60" w:author="Elisabeth de Bruijn" w:date="2026-08-22T16:24:00Z" w:initials="Ed">
    <w:p w14:paraId="1B741DDF" w14:textId="77777777" w:rsidR="00E03890" w:rsidRDefault="00E03890" w:rsidP="00E03890">
      <w:pPr>
        <w:pStyle w:val="CommentText"/>
      </w:pPr>
      <w:r>
        <w:rPr>
          <w:rStyle w:val="CommentReference"/>
        </w:rPr>
        <w:annotationRef/>
      </w:r>
      <w:r>
        <w:rPr>
          <w:lang w:val="nl-NL"/>
        </w:rPr>
        <w:t>Dit moet zeker allemaal gecheckt</w:t>
      </w:r>
    </w:p>
  </w:comment>
  <w:comment w:id="61" w:author="Mike Kestemont" w:date="2026-08-24T13:47:00Z" w:initials="MK">
    <w:p w14:paraId="6B8B26A3" w14:textId="77777777" w:rsidR="00E9313E" w:rsidRDefault="00E9313E" w:rsidP="00E9313E">
      <w:r>
        <w:rPr>
          <w:rStyle w:val="CommentReference"/>
        </w:rPr>
        <w:annotationRef/>
      </w:r>
      <w:r>
        <w:rPr>
          <w:sz w:val="20"/>
          <w:szCs w:val="20"/>
        </w:rPr>
        <w:t>We zullen de term homophily nog moeten duiden.</w:t>
      </w:r>
    </w:p>
  </w:comment>
  <w:comment w:id="62" w:author="Elisabeth de Bruijn" w:date="2026-08-22T12:41:00Z" w:initials="Ed">
    <w:p w14:paraId="55D6248E" w14:textId="77777777" w:rsidR="00310A9A" w:rsidRDefault="00310A9A" w:rsidP="00310A9A">
      <w:pPr>
        <w:pStyle w:val="CommentText"/>
      </w:pPr>
      <w:r>
        <w:rPr>
          <w:rStyle w:val="CommentReference"/>
        </w:rPr>
        <w:annotationRef/>
      </w:r>
      <w:r>
        <w:rPr>
          <w:lang w:val="nl-NL"/>
        </w:rPr>
        <w:t>Ik heb hierin enkele belangrijke observaties uit mijn lezingen in Bochum/Parijs hernomen, maar dit kan nog aangepast/uitgebreid worden</w:t>
      </w:r>
    </w:p>
  </w:comment>
  <w:comment w:id="63" w:author="Mike Kestemont" w:date="2026-08-25T11:22:00Z" w:initials="MK">
    <w:p w14:paraId="407A8A47" w14:textId="77777777" w:rsidR="00754A7A" w:rsidRDefault="00754A7A" w:rsidP="00754A7A">
      <w:r>
        <w:rPr>
          <w:rStyle w:val="CommentReference"/>
        </w:rPr>
        <w:annotationRef/>
      </w:r>
      <w:r>
        <w:rPr>
          <w:sz w:val="20"/>
          <w:szCs w:val="20"/>
        </w:rPr>
        <w:t>Fig. 4 en 5 zouden samengevoegd moeten worden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B7FC4A8" w15:done="0"/>
  <w15:commentEx w15:paraId="199731BF" w15:paraIdParent="6B7FC4A8" w15:done="0"/>
  <w15:commentEx w15:paraId="0A13B031" w15:done="0"/>
  <w15:commentEx w15:paraId="16DB0E31" w15:paraIdParent="0A13B031" w15:done="0"/>
  <w15:commentEx w15:paraId="705B3F9C" w15:done="0"/>
  <w15:commentEx w15:paraId="05C2D692" w15:done="0"/>
  <w15:commentEx w15:paraId="2EE7527A" w15:done="0"/>
  <w15:commentEx w15:paraId="3D4F2827" w15:paraIdParent="2EE7527A" w15:done="0"/>
  <w15:commentEx w15:paraId="5B95FE49" w15:paraIdParent="2EE7527A" w15:done="0"/>
  <w15:commentEx w15:paraId="6C5CE930" w15:done="0"/>
  <w15:commentEx w15:paraId="45FC72D6" w15:paraIdParent="6C5CE930" w15:done="0"/>
  <w15:commentEx w15:paraId="7B2A20BD" w15:done="0"/>
  <w15:commentEx w15:paraId="4138A6C1" w15:done="0"/>
  <w15:commentEx w15:paraId="640270FC" w15:paraIdParent="4138A6C1" w15:done="0"/>
  <w15:commentEx w15:paraId="06AF7044" w15:done="0"/>
  <w15:commentEx w15:paraId="1B741DDF" w15:done="0"/>
  <w15:commentEx w15:paraId="6B8B26A3" w15:paraIdParent="1B741DDF" w15:done="0"/>
  <w15:commentEx w15:paraId="55D6248E" w15:done="0"/>
  <w15:commentEx w15:paraId="407A8A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E38E68B" w16cex:dateUtc="2026-08-19T16:35:00Z"/>
  <w16cex:commentExtensible w16cex:durableId="5B87F396" w16cex:dateUtc="2026-08-24T11:29:00Z"/>
  <w16cex:commentExtensible w16cex:durableId="049B7A02" w16cex:dateUtc="2026-08-22T13:48:00Z"/>
  <w16cex:commentExtensible w16cex:durableId="008066DB" w16cex:dateUtc="2026-08-24T11:34:00Z"/>
  <w16cex:commentExtensible w16cex:durableId="7C3CE901" w16cex:dateUtc="2026-08-24T11:40:00Z"/>
  <w16cex:commentExtensible w16cex:durableId="2D648130" w16cex:dateUtc="2026-08-22T14:01:00Z"/>
  <w16cex:commentExtensible w16cex:durableId="3150B055" w16cex:dateUtc="2026-08-22T14:02:00Z"/>
  <w16cex:commentExtensible w16cex:durableId="3B3965BE" w16cex:dateUtc="2026-08-24T11:42:00Z"/>
  <w16cex:commentExtensible w16cex:durableId="1AA81B99" w16cex:dateUtc="2026-08-25T09:12:00Z"/>
  <w16cex:commentExtensible w16cex:durableId="3ACEDC78" w16cex:dateUtc="2026-08-24T11:43:00Z"/>
  <w16cex:commentExtensible w16cex:durableId="7CEDDCBE" w16cex:dateUtc="2026-08-25T09:13:00Z"/>
  <w16cex:commentExtensible w16cex:durableId="356C909E" w16cex:dateUtc="2026-08-22T14:03:00Z"/>
  <w16cex:commentExtensible w16cex:durableId="4D50202C" w16cex:dateUtc="2026-08-22T14:19:00Z"/>
  <w16cex:commentExtensible w16cex:durableId="637AC0E5" w16cex:dateUtc="2026-08-24T11:44:00Z"/>
  <w16cex:commentExtensible w16cex:durableId="439ECF44" w16cex:dateUtc="2026-08-24T11:45:00Z"/>
  <w16cex:commentExtensible w16cex:durableId="5F1B9658" w16cex:dateUtc="2026-08-22T14:24:00Z"/>
  <w16cex:commentExtensible w16cex:durableId="7FC62F5F" w16cex:dateUtc="2026-08-24T11:47:00Z"/>
  <w16cex:commentExtensible w16cex:durableId="65D4ED62" w16cex:dateUtc="2026-08-22T10:41:00Z"/>
  <w16cex:commentExtensible w16cex:durableId="3F0F1F11" w16cex:dateUtc="2026-08-25T0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B7FC4A8" w16cid:durableId="4E38E68B"/>
  <w16cid:commentId w16cid:paraId="199731BF" w16cid:durableId="5B87F396"/>
  <w16cid:commentId w16cid:paraId="0A13B031" w16cid:durableId="049B7A02"/>
  <w16cid:commentId w16cid:paraId="16DB0E31" w16cid:durableId="008066DB"/>
  <w16cid:commentId w16cid:paraId="705B3F9C" w16cid:durableId="7C3CE901"/>
  <w16cid:commentId w16cid:paraId="05C2D692" w16cid:durableId="2D648130"/>
  <w16cid:commentId w16cid:paraId="2EE7527A" w16cid:durableId="3150B055"/>
  <w16cid:commentId w16cid:paraId="3D4F2827" w16cid:durableId="3B3965BE"/>
  <w16cid:commentId w16cid:paraId="5B95FE49" w16cid:durableId="1AA81B99"/>
  <w16cid:commentId w16cid:paraId="6C5CE930" w16cid:durableId="3ACEDC78"/>
  <w16cid:commentId w16cid:paraId="45FC72D6" w16cid:durableId="7CEDDCBE"/>
  <w16cid:commentId w16cid:paraId="7B2A20BD" w16cid:durableId="356C909E"/>
  <w16cid:commentId w16cid:paraId="4138A6C1" w16cid:durableId="4D50202C"/>
  <w16cid:commentId w16cid:paraId="640270FC" w16cid:durableId="637AC0E5"/>
  <w16cid:commentId w16cid:paraId="06AF7044" w16cid:durableId="439ECF44"/>
  <w16cid:commentId w16cid:paraId="1B741DDF" w16cid:durableId="5F1B9658"/>
  <w16cid:commentId w16cid:paraId="6B8B26A3" w16cid:durableId="7FC62F5F"/>
  <w16cid:commentId w16cid:paraId="55D6248E" w16cid:durableId="65D4ED62"/>
  <w16cid:commentId w16cid:paraId="407A8A47" w16cid:durableId="3F0F1F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E1B962" w14:textId="77777777" w:rsidR="005479EE" w:rsidRDefault="005479EE" w:rsidP="006F0C81">
      <w:pPr>
        <w:spacing w:after="0" w:line="240" w:lineRule="auto"/>
      </w:pPr>
      <w:r>
        <w:separator/>
      </w:r>
    </w:p>
  </w:endnote>
  <w:endnote w:type="continuationSeparator" w:id="0">
    <w:p w14:paraId="39D94000" w14:textId="77777777" w:rsidR="005479EE" w:rsidRDefault="005479EE" w:rsidP="006F0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FCDCC8" w14:textId="77777777" w:rsidR="005479EE" w:rsidRDefault="005479EE" w:rsidP="006F0C81">
      <w:pPr>
        <w:spacing w:after="0" w:line="240" w:lineRule="auto"/>
      </w:pPr>
      <w:r>
        <w:separator/>
      </w:r>
    </w:p>
  </w:footnote>
  <w:footnote w:type="continuationSeparator" w:id="0">
    <w:p w14:paraId="060B1196" w14:textId="77777777" w:rsidR="005479EE" w:rsidRDefault="005479EE" w:rsidP="006F0C81">
      <w:pPr>
        <w:spacing w:after="0" w:line="240" w:lineRule="auto"/>
      </w:pPr>
      <w:r>
        <w:continuationSeparator/>
      </w:r>
    </w:p>
  </w:footnote>
  <w:footnote w:id="1">
    <w:p w14:paraId="3D9594CF" w14:textId="3D4647AB" w:rsidR="00174D7C" w:rsidRPr="00831ED6" w:rsidRDefault="00174D7C" w:rsidP="00831ED6">
      <w:pPr>
        <w:spacing w:after="0" w:line="240" w:lineRule="auto"/>
        <w:rPr>
          <w:rFonts w:ascii="Times New Roman" w:eastAsia="Times New Roman" w:hAnsi="Times New Roman" w:cs="Times New Roman"/>
          <w:color w:val="000000"/>
          <w:sz w:val="20"/>
          <w:szCs w:val="20"/>
          <w:lang w:val="en-GB" w:eastAsia="it-IT"/>
        </w:rPr>
      </w:pPr>
      <w:r w:rsidRPr="00831ED6">
        <w:rPr>
          <w:rStyle w:val="FootnoteReference"/>
          <w:rFonts w:ascii="Times New Roman" w:hAnsi="Times New Roman" w:cs="Times New Roman"/>
          <w:sz w:val="20"/>
          <w:szCs w:val="20"/>
          <w:lang w:val="en-GB"/>
        </w:rPr>
        <w:footnoteRef/>
      </w:r>
      <w:r w:rsidRPr="00831ED6">
        <w:rPr>
          <w:rFonts w:ascii="Times New Roman" w:hAnsi="Times New Roman" w:cs="Times New Roman"/>
          <w:sz w:val="20"/>
          <w:szCs w:val="20"/>
          <w:lang w:val="en-GB"/>
        </w:rPr>
        <w:t xml:space="preserve"> </w:t>
      </w:r>
      <w:r w:rsidR="009009D0" w:rsidRPr="00831ED6">
        <w:rPr>
          <w:rFonts w:ascii="Times New Roman" w:hAnsi="Times New Roman" w:cs="Times New Roman"/>
          <w:sz w:val="20"/>
          <w:szCs w:val="20"/>
          <w:lang w:val="en-GB"/>
        </w:rPr>
        <w:t xml:space="preserve">For important studies of multi-text manuscripts, see Stephen G. Nichols/Siegfried Wenzel (eds.): </w:t>
      </w:r>
      <w:r w:rsidR="009009D0" w:rsidRPr="00831ED6">
        <w:rPr>
          <w:rFonts w:ascii="Times New Roman" w:hAnsi="Times New Roman" w:cs="Times New Roman"/>
          <w:i/>
          <w:iCs/>
          <w:sz w:val="20"/>
          <w:szCs w:val="20"/>
          <w:lang w:val="en-GB"/>
        </w:rPr>
        <w:t>The Whole Book. Cultural Perspectives on the Medieval Miscellany</w:t>
      </w:r>
      <w:r w:rsidR="009009D0" w:rsidRPr="00831ED6">
        <w:rPr>
          <w:rFonts w:ascii="Times New Roman" w:hAnsi="Times New Roman" w:cs="Times New Roman"/>
          <w:sz w:val="20"/>
          <w:szCs w:val="20"/>
          <w:lang w:val="en-GB"/>
        </w:rPr>
        <w:t xml:space="preserve">. Ann Arbor 1996; Keith Busby: </w:t>
      </w:r>
      <w:r w:rsidR="009009D0" w:rsidRPr="00831ED6">
        <w:rPr>
          <w:rFonts w:ascii="Times New Roman" w:hAnsi="Times New Roman" w:cs="Times New Roman"/>
          <w:i/>
          <w:iCs/>
          <w:sz w:val="20"/>
          <w:szCs w:val="20"/>
          <w:lang w:val="en-GB"/>
        </w:rPr>
        <w:t>Codex and Context. Reading Old French Verse Narrative in Manuscript</w:t>
      </w:r>
      <w:r w:rsidR="009009D0" w:rsidRPr="00831ED6">
        <w:rPr>
          <w:rFonts w:ascii="Times New Roman" w:hAnsi="Times New Roman" w:cs="Times New Roman"/>
          <w:sz w:val="20"/>
          <w:szCs w:val="20"/>
          <w:lang w:val="en-GB"/>
        </w:rPr>
        <w:t xml:space="preserve">. Amsterdam/New York 2002, 2 vol.; Karen Pratt/Bart Besamusca/Matthias Meyer/Ad Putter (eds.): </w:t>
      </w:r>
      <w:r w:rsidR="009009D0" w:rsidRPr="00831ED6">
        <w:rPr>
          <w:rFonts w:ascii="Times New Roman" w:hAnsi="Times New Roman" w:cs="Times New Roman"/>
          <w:i/>
          <w:iCs/>
          <w:sz w:val="20"/>
          <w:szCs w:val="20"/>
          <w:lang w:val="en-GB"/>
        </w:rPr>
        <w:t>The Dynamics of the Medieval Manuscript. Text Collections from a European Perspective</w:t>
      </w:r>
      <w:r w:rsidR="009009D0" w:rsidRPr="00831ED6">
        <w:rPr>
          <w:rFonts w:ascii="Times New Roman" w:hAnsi="Times New Roman" w:cs="Times New Roman"/>
          <w:sz w:val="20"/>
          <w:szCs w:val="20"/>
          <w:lang w:val="en-GB"/>
        </w:rPr>
        <w:t xml:space="preserve">. Göttingen 2017. </w:t>
      </w:r>
    </w:p>
  </w:footnote>
  <w:footnote w:id="2">
    <w:p w14:paraId="185D14A5" w14:textId="3779F264" w:rsidR="00B80B91" w:rsidRPr="00755510" w:rsidRDefault="00B80B91" w:rsidP="00831ED6">
      <w:pPr>
        <w:pStyle w:val="FootnoteText"/>
        <w:rPr>
          <w:rFonts w:ascii="Times New Roman" w:hAnsi="Times New Roman" w:cs="Times New Roman"/>
          <w:rPrChange w:id="7" w:author="Mike Kestemont" w:date="2026-08-24T13:29:00Z" w16du:dateUtc="2026-08-24T11:29:00Z">
            <w:rPr>
              <w:rFonts w:ascii="Times New Roman" w:hAnsi="Times New Roman" w:cs="Times New Roman"/>
              <w:lang w:val="en-GB"/>
            </w:rPr>
          </w:rPrChange>
        </w:rPr>
      </w:pPr>
      <w:r w:rsidRPr="00831ED6">
        <w:rPr>
          <w:rStyle w:val="FootnoteReference"/>
          <w:rFonts w:ascii="Times New Roman" w:hAnsi="Times New Roman" w:cs="Times New Roman"/>
          <w:lang w:val="en-GB"/>
        </w:rPr>
        <w:footnoteRef/>
      </w:r>
      <w:r w:rsidRPr="00831ED6">
        <w:rPr>
          <w:rFonts w:ascii="Times New Roman" w:hAnsi="Times New Roman" w:cs="Times New Roman"/>
          <w:lang w:val="en-GB"/>
        </w:rPr>
        <w:t xml:space="preserve"> </w:t>
      </w:r>
      <w:r w:rsidR="009009D0" w:rsidRPr="00831ED6">
        <w:rPr>
          <w:rFonts w:ascii="Times New Roman" w:hAnsi="Times New Roman" w:cs="Times New Roman"/>
          <w:lang w:val="en-GB"/>
        </w:rPr>
        <w:t xml:space="preserve">Cf. Patrick Andrist/Paul Canart/Marilena Maniaci: </w:t>
      </w:r>
      <w:r w:rsidR="009009D0" w:rsidRPr="00831ED6">
        <w:rPr>
          <w:rFonts w:ascii="Times New Roman" w:hAnsi="Times New Roman" w:cs="Times New Roman"/>
          <w:i/>
          <w:iCs/>
          <w:lang w:val="en-GB"/>
        </w:rPr>
        <w:t xml:space="preserve">La syntaxe du codex. </w:t>
      </w:r>
      <w:r w:rsidR="009009D0" w:rsidRPr="00755510">
        <w:rPr>
          <w:rFonts w:ascii="Times New Roman" w:hAnsi="Times New Roman" w:cs="Times New Roman"/>
          <w:i/>
          <w:iCs/>
          <w:rPrChange w:id="8" w:author="Mike Kestemont" w:date="2026-08-24T13:29:00Z" w16du:dateUtc="2026-08-24T11:29:00Z">
            <w:rPr>
              <w:rFonts w:ascii="Times New Roman" w:hAnsi="Times New Roman" w:cs="Times New Roman"/>
              <w:i/>
              <w:iCs/>
              <w:lang w:val="en-GB"/>
            </w:rPr>
          </w:rPrChange>
        </w:rPr>
        <w:t>Essai de codicologie structurale</w:t>
      </w:r>
      <w:r w:rsidR="009009D0" w:rsidRPr="00755510">
        <w:rPr>
          <w:rFonts w:ascii="Times New Roman" w:hAnsi="Times New Roman" w:cs="Times New Roman"/>
          <w:rPrChange w:id="9" w:author="Mike Kestemont" w:date="2026-08-24T13:29:00Z" w16du:dateUtc="2026-08-24T11:29:00Z">
            <w:rPr>
              <w:rFonts w:ascii="Times New Roman" w:hAnsi="Times New Roman" w:cs="Times New Roman"/>
              <w:lang w:val="en-GB"/>
            </w:rPr>
          </w:rPrChange>
        </w:rPr>
        <w:t xml:space="preserve">. Turnhout 2013; Jürgen Wolf: “Sammelhandschriften – mehr als die Summe der Einzelteile”. In: Dorothea Klein (ed.): </w:t>
      </w:r>
      <w:r w:rsidR="009009D0" w:rsidRPr="00755510">
        <w:rPr>
          <w:rFonts w:ascii="Times New Roman" w:hAnsi="Times New Roman" w:cs="Times New Roman"/>
          <w:i/>
          <w:iCs/>
          <w:rPrChange w:id="10" w:author="Mike Kestemont" w:date="2026-08-24T13:29:00Z" w16du:dateUtc="2026-08-24T11:29:00Z">
            <w:rPr>
              <w:rFonts w:ascii="Times New Roman" w:hAnsi="Times New Roman" w:cs="Times New Roman"/>
              <w:i/>
              <w:iCs/>
              <w:lang w:val="en-GB"/>
            </w:rPr>
          </w:rPrChange>
        </w:rPr>
        <w:t>Überlieferungsgeschichte transdisziplinär. Neue Perspektiven auf ein germanistisches Forschungsparadigma</w:t>
      </w:r>
      <w:r w:rsidR="009009D0" w:rsidRPr="00755510">
        <w:rPr>
          <w:rFonts w:ascii="Times New Roman" w:hAnsi="Times New Roman" w:cs="Times New Roman"/>
          <w:rPrChange w:id="11" w:author="Mike Kestemont" w:date="2026-08-24T13:29:00Z" w16du:dateUtc="2026-08-24T11:29:00Z">
            <w:rPr>
              <w:rFonts w:ascii="Times New Roman" w:hAnsi="Times New Roman" w:cs="Times New Roman"/>
              <w:lang w:val="en-GB"/>
            </w:rPr>
          </w:rPrChange>
        </w:rPr>
        <w:t>. Wiesbaden 2016, pp. 69-82</w:t>
      </w:r>
      <w:r w:rsidRPr="00755510">
        <w:rPr>
          <w:rFonts w:ascii="Times New Roman" w:hAnsi="Times New Roman" w:cs="Times New Roman"/>
          <w:rPrChange w:id="12" w:author="Mike Kestemont" w:date="2026-08-24T13:29:00Z" w16du:dateUtc="2026-08-24T11:29:00Z">
            <w:rPr>
              <w:rFonts w:ascii="Times New Roman" w:hAnsi="Times New Roman" w:cs="Times New Roman"/>
              <w:lang w:val="en-GB"/>
            </w:rPr>
          </w:rPrChange>
        </w:rPr>
        <w:t>.</w:t>
      </w:r>
    </w:p>
  </w:footnote>
  <w:footnote w:id="3">
    <w:p w14:paraId="4A22070C" w14:textId="28E30652" w:rsidR="00AC2959" w:rsidRPr="00AC2959" w:rsidRDefault="00AC2959" w:rsidP="00831ED6">
      <w:pPr>
        <w:spacing w:after="0" w:line="240" w:lineRule="auto"/>
        <w:rPr>
          <w:rFonts w:ascii="Garamond" w:eastAsia="Times New Roman" w:hAnsi="Garamond" w:cs="Times New Roman"/>
          <w:color w:val="000000"/>
          <w:lang w:val="de-DE" w:eastAsia="it-IT"/>
        </w:rPr>
      </w:pPr>
      <w:r w:rsidRPr="00831ED6">
        <w:rPr>
          <w:rStyle w:val="FootnoteReference"/>
          <w:rFonts w:ascii="Times New Roman" w:hAnsi="Times New Roman" w:cs="Times New Roman"/>
          <w:sz w:val="20"/>
          <w:szCs w:val="20"/>
          <w:lang w:val="en-GB"/>
        </w:rPr>
        <w:footnoteRef/>
      </w:r>
      <w:r w:rsidRPr="00755510">
        <w:rPr>
          <w:rFonts w:ascii="Times New Roman" w:hAnsi="Times New Roman" w:cs="Times New Roman"/>
          <w:sz w:val="20"/>
          <w:szCs w:val="20"/>
          <w:rPrChange w:id="15" w:author="Mike Kestemont" w:date="2026-08-24T13:29:00Z" w16du:dateUtc="2026-08-24T11:29:00Z">
            <w:rPr>
              <w:rFonts w:ascii="Times New Roman" w:hAnsi="Times New Roman" w:cs="Times New Roman"/>
              <w:sz w:val="20"/>
              <w:szCs w:val="20"/>
              <w:lang w:val="en-GB"/>
            </w:rPr>
          </w:rPrChange>
        </w:rPr>
        <w:t xml:space="preserve"> </w:t>
      </w:r>
      <w:r w:rsidR="009009D0" w:rsidRPr="00755510">
        <w:rPr>
          <w:rFonts w:ascii="Times New Roman" w:hAnsi="Times New Roman" w:cs="Times New Roman"/>
          <w:sz w:val="20"/>
          <w:szCs w:val="20"/>
          <w:rPrChange w:id="16" w:author="Mike Kestemont" w:date="2026-08-24T13:29:00Z" w16du:dateUtc="2026-08-24T11:29:00Z">
            <w:rPr>
              <w:rFonts w:ascii="Times New Roman" w:hAnsi="Times New Roman" w:cs="Times New Roman"/>
              <w:sz w:val="20"/>
              <w:szCs w:val="20"/>
              <w:lang w:val="en-GB"/>
            </w:rPr>
          </w:rPrChange>
        </w:rPr>
        <w:t xml:space="preserve">On romances in multi-text manuscripts, see, for example, Miriam Edlich-Muth (ed.): </w:t>
      </w:r>
      <w:r w:rsidR="009009D0" w:rsidRPr="00755510">
        <w:rPr>
          <w:rFonts w:ascii="Times New Roman" w:hAnsi="Times New Roman" w:cs="Times New Roman"/>
          <w:i/>
          <w:iCs/>
          <w:sz w:val="20"/>
          <w:szCs w:val="20"/>
          <w:rPrChange w:id="17" w:author="Mike Kestemont" w:date="2026-08-24T13:29:00Z" w16du:dateUtc="2026-08-24T11:29:00Z">
            <w:rPr>
              <w:rFonts w:ascii="Times New Roman" w:hAnsi="Times New Roman" w:cs="Times New Roman"/>
              <w:i/>
              <w:iCs/>
              <w:sz w:val="20"/>
              <w:szCs w:val="20"/>
              <w:lang w:val="en-GB"/>
            </w:rPr>
          </w:rPrChange>
        </w:rPr>
        <w:t>Der Kurzroman in den spätmittelalterlichen Sammelhandschriften Europas / Pan-European Romances in Medieval Compilation Manuscripts</w:t>
      </w:r>
      <w:r w:rsidR="009009D0" w:rsidRPr="00755510">
        <w:rPr>
          <w:rFonts w:ascii="Times New Roman" w:hAnsi="Times New Roman" w:cs="Times New Roman"/>
          <w:sz w:val="20"/>
          <w:szCs w:val="20"/>
          <w:rPrChange w:id="18" w:author="Mike Kestemont" w:date="2026-08-24T13:29:00Z" w16du:dateUtc="2026-08-24T11:29:00Z">
            <w:rPr>
              <w:rFonts w:ascii="Times New Roman" w:hAnsi="Times New Roman" w:cs="Times New Roman"/>
              <w:sz w:val="20"/>
              <w:szCs w:val="20"/>
              <w:lang w:val="en-GB"/>
            </w:rPr>
          </w:rPrChange>
        </w:rPr>
        <w:t xml:space="preserve">. Wiesbaden 2018. </w:t>
      </w:r>
      <w:r w:rsidRPr="00755510">
        <w:rPr>
          <w:rFonts w:ascii="Times New Roman" w:eastAsia="Times New Roman" w:hAnsi="Times New Roman" w:cs="Times New Roman"/>
          <w:color w:val="000000"/>
          <w:sz w:val="20"/>
          <w:szCs w:val="20"/>
          <w:highlight w:val="yellow"/>
          <w:lang w:eastAsia="it-IT"/>
          <w:rPrChange w:id="19" w:author="Mike Kestemont" w:date="2026-08-24T13:29:00Z" w16du:dateUtc="2026-08-24T11:29:00Z">
            <w:rPr>
              <w:rFonts w:ascii="Times New Roman" w:eastAsia="Times New Roman" w:hAnsi="Times New Roman" w:cs="Times New Roman"/>
              <w:color w:val="000000"/>
              <w:sz w:val="20"/>
              <w:szCs w:val="20"/>
              <w:highlight w:val="yellow"/>
              <w:lang w:val="en-GB" w:eastAsia="it-IT"/>
            </w:rPr>
          </w:rPrChange>
        </w:rPr>
        <w:t>[dit moet ik opzoeken]</w:t>
      </w:r>
    </w:p>
  </w:footnote>
  <w:footnote w:id="4">
    <w:p w14:paraId="20B4BD00" w14:textId="2A4D70C0" w:rsidR="00AC3E1C" w:rsidRPr="0042787C" w:rsidRDefault="00AC3E1C">
      <w:pPr>
        <w:pStyle w:val="FootnoteText"/>
        <w:rPr>
          <w:rFonts w:ascii="Times New Roman" w:hAnsi="Times New Roman" w:cs="Times New Roman"/>
          <w:lang w:val="nl-NL"/>
        </w:rPr>
      </w:pPr>
      <w:r w:rsidRPr="008144C5">
        <w:rPr>
          <w:rStyle w:val="FootnoteReference"/>
          <w:rFonts w:ascii="Times New Roman" w:hAnsi="Times New Roman" w:cs="Times New Roman"/>
        </w:rPr>
        <w:footnoteRef/>
      </w:r>
      <w:r w:rsidRPr="008144C5">
        <w:rPr>
          <w:rFonts w:ascii="Times New Roman" w:hAnsi="Times New Roman" w:cs="Times New Roman"/>
        </w:rPr>
        <w:t xml:space="preserve"> </w:t>
      </w:r>
      <w:r w:rsidR="004931A0" w:rsidRPr="008144C5">
        <w:rPr>
          <w:rFonts w:ascii="Times New Roman" w:hAnsi="Times New Roman" w:cs="Times New Roman"/>
        </w:rPr>
        <w:t xml:space="preserve">For the working definition of </w:t>
      </w:r>
      <w:r w:rsidR="004931A0" w:rsidRPr="008144C5">
        <w:rPr>
          <w:rFonts w:ascii="Times New Roman" w:hAnsi="Times New Roman" w:cs="Times New Roman"/>
          <w:i/>
          <w:iCs/>
        </w:rPr>
        <w:t>romance</w:t>
      </w:r>
      <w:r w:rsidR="004931A0" w:rsidRPr="008144C5">
        <w:rPr>
          <w:rFonts w:ascii="Times New Roman" w:hAnsi="Times New Roman" w:cs="Times New Roman"/>
        </w:rPr>
        <w:t xml:space="preserve"> adopted here and the criteria for inclusion in the corpus, see</w:t>
      </w:r>
      <w:r w:rsidRPr="008144C5">
        <w:rPr>
          <w:rFonts w:ascii="Times New Roman" w:hAnsi="Times New Roman" w:cs="Times New Roman"/>
          <w:lang w:val="nl-NL"/>
        </w:rPr>
        <w:t xml:space="preserve">: </w:t>
      </w:r>
      <w:r w:rsidR="0042787C" w:rsidRPr="00755510">
        <w:rPr>
          <w:rFonts w:ascii="Times New Roman" w:hAnsi="Times New Roman" w:cs="Times New Roman"/>
          <w:highlight w:val="yellow"/>
          <w:rPrChange w:id="31" w:author="Mike Kestemont" w:date="2026-08-24T13:29:00Z" w16du:dateUtc="2026-08-24T11:29:00Z">
            <w:rPr>
              <w:rFonts w:ascii="Times New Roman" w:hAnsi="Times New Roman" w:cs="Times New Roman"/>
              <w:highlight w:val="yellow"/>
              <w:lang w:val="en-GB"/>
            </w:rPr>
          </w:rPrChange>
        </w:rPr>
        <w:t>[Mike, kun jij hier aanvullen hoe het best verwijzen naar datasets?]</w:t>
      </w:r>
    </w:p>
  </w:footnote>
  <w:footnote w:id="5">
    <w:p w14:paraId="3609D40F" w14:textId="1E35607A" w:rsidR="006F0C81" w:rsidRPr="00755510" w:rsidRDefault="006F0C81">
      <w:pPr>
        <w:pStyle w:val="FootnoteText"/>
        <w:rPr>
          <w:rFonts w:ascii="Times New Roman" w:hAnsi="Times New Roman" w:cs="Times New Roman"/>
          <w:rPrChange w:id="47" w:author="Mike Kestemont" w:date="2026-08-24T13:29:00Z" w16du:dateUtc="2026-08-24T11:29:00Z">
            <w:rPr>
              <w:rFonts w:ascii="Times New Roman" w:hAnsi="Times New Roman" w:cs="Times New Roman"/>
              <w:lang w:val="en-GB"/>
            </w:rPr>
          </w:rPrChange>
        </w:rPr>
      </w:pPr>
      <w:r w:rsidRPr="00AF5D9E">
        <w:rPr>
          <w:rStyle w:val="FootnoteReference"/>
          <w:rFonts w:ascii="Times New Roman" w:hAnsi="Times New Roman" w:cs="Times New Roman"/>
          <w:lang w:val="en-GB"/>
        </w:rPr>
        <w:footnoteRef/>
      </w:r>
      <w:r w:rsidRPr="00AF5D9E">
        <w:rPr>
          <w:rFonts w:ascii="Times New Roman" w:hAnsi="Times New Roman" w:cs="Times New Roman"/>
          <w:lang w:val="en-GB"/>
        </w:rPr>
        <w:t xml:space="preserve"> </w:t>
      </w:r>
      <w:r w:rsidR="00B538AE" w:rsidRPr="00AF5D9E">
        <w:rPr>
          <w:rFonts w:ascii="Times New Roman" w:hAnsi="Times New Roman" w:cs="Times New Roman"/>
          <w:lang w:val="en-GB"/>
        </w:rPr>
        <w:t>Preservation status differs significantly between the French and German corpora (</w:t>
      </w:r>
      <w:r w:rsidR="00B538AE" w:rsidRPr="00BE5B13">
        <w:rPr>
          <w:rFonts w:ascii="Times New Roman" w:hAnsi="Times New Roman" w:cs="Times New Roman"/>
          <w:highlight w:val="yellow"/>
          <w:lang w:val="en-GB"/>
        </w:rPr>
        <w:t>χ² = 362.36, df = 4, p &lt; .001</w:t>
      </w:r>
      <w:r w:rsidR="00B538AE" w:rsidRPr="00AF5D9E">
        <w:rPr>
          <w:rFonts w:ascii="Times New Roman" w:hAnsi="Times New Roman" w:cs="Times New Roman"/>
          <w:lang w:val="en-GB"/>
        </w:rPr>
        <w:t>), most notably because fragmentary manuscripts are considerably more frequent in the German corpus (</w:t>
      </w:r>
      <w:r w:rsidR="00B538AE" w:rsidRPr="00BE5B13">
        <w:rPr>
          <w:rFonts w:ascii="Times New Roman" w:hAnsi="Times New Roman" w:cs="Times New Roman"/>
          <w:highlight w:val="yellow"/>
          <w:lang w:val="en-GB"/>
        </w:rPr>
        <w:t>63% vs. 29%</w:t>
      </w:r>
      <w:r w:rsidR="00B538AE" w:rsidRPr="00AF5D9E">
        <w:rPr>
          <w:rFonts w:ascii="Times New Roman" w:hAnsi="Times New Roman" w:cs="Times New Roman"/>
          <w:lang w:val="en-GB"/>
        </w:rPr>
        <w:t xml:space="preserve">). This should be kept in mind as a potential source of bias, since fragmentary manuscripts may originally have contained additional romances. </w:t>
      </w:r>
      <w:r w:rsidR="00B538AE" w:rsidRPr="00755510">
        <w:rPr>
          <w:rFonts w:ascii="Times New Roman" w:hAnsi="Times New Roman" w:cs="Times New Roman"/>
          <w:color w:val="EE0000"/>
          <w:highlight w:val="yellow"/>
          <w:rPrChange w:id="48" w:author="Mike Kestemont" w:date="2026-08-24T13:29:00Z" w16du:dateUtc="2026-08-24T11:29:00Z">
            <w:rPr>
              <w:rFonts w:ascii="Times New Roman" w:hAnsi="Times New Roman" w:cs="Times New Roman"/>
              <w:color w:val="EE0000"/>
              <w:highlight w:val="yellow"/>
              <w:lang w:val="en-GB"/>
            </w:rPr>
          </w:rPrChange>
        </w:rPr>
        <w:t xml:space="preserve">Mike, checken. Chatgpt adiviseert “methodologisch moet </w:t>
      </w:r>
      <w:r w:rsidR="00606CF5" w:rsidRPr="00755510">
        <w:rPr>
          <w:rFonts w:ascii="Times New Roman" w:hAnsi="Times New Roman" w:cs="Times New Roman"/>
          <w:color w:val="EE0000"/>
          <w:highlight w:val="yellow"/>
          <w:rPrChange w:id="49" w:author="Mike Kestemont" w:date="2026-08-24T13:29:00Z" w16du:dateUtc="2026-08-24T11:29:00Z">
            <w:rPr>
              <w:rFonts w:ascii="Times New Roman" w:hAnsi="Times New Roman" w:cs="Times New Roman"/>
              <w:color w:val="EE0000"/>
              <w:highlight w:val="yellow"/>
              <w:lang w:val="en-GB"/>
            </w:rPr>
          </w:rPrChange>
        </w:rPr>
        <w:t xml:space="preserve">dit </w:t>
      </w:r>
      <w:r w:rsidR="00B538AE" w:rsidRPr="00755510">
        <w:rPr>
          <w:rFonts w:ascii="Times New Roman" w:hAnsi="Times New Roman" w:cs="Times New Roman"/>
          <w:color w:val="EE0000"/>
          <w:highlight w:val="yellow"/>
          <w:rPrChange w:id="50" w:author="Mike Kestemont" w:date="2026-08-24T13:29:00Z" w16du:dateUtc="2026-08-24T11:29:00Z">
            <w:rPr>
              <w:rFonts w:ascii="Times New Roman" w:hAnsi="Times New Roman" w:cs="Times New Roman"/>
              <w:color w:val="EE0000"/>
              <w:highlight w:val="yellow"/>
              <w:lang w:val="en-GB"/>
            </w:rPr>
          </w:rPrChange>
        </w:rPr>
        <w:t xml:space="preserve">worden opgehelderd: de hoofdnetwerkanalyse sluit “Fragmentary” expliciet uit, terwijl deze statusfiguur de </w:t>
      </w:r>
      <w:r w:rsidR="00B538AE" w:rsidRPr="00755510">
        <w:rPr>
          <w:rFonts w:ascii="Times New Roman" w:hAnsi="Times New Roman" w:cs="Times New Roman"/>
          <w:i/>
          <w:iCs/>
          <w:color w:val="EE0000"/>
          <w:highlight w:val="yellow"/>
          <w:rPrChange w:id="51" w:author="Mike Kestemont" w:date="2026-08-24T13:29:00Z" w16du:dateUtc="2026-08-24T11:29:00Z">
            <w:rPr>
              <w:rFonts w:ascii="Times New Roman" w:hAnsi="Times New Roman" w:cs="Times New Roman"/>
              <w:i/>
              <w:iCs/>
              <w:color w:val="EE0000"/>
              <w:highlight w:val="yellow"/>
              <w:lang w:val="en-GB"/>
            </w:rPr>
          </w:rPrChange>
        </w:rPr>
        <w:t>raw</w:t>
      </w:r>
      <w:r w:rsidR="00B538AE" w:rsidRPr="00755510">
        <w:rPr>
          <w:rFonts w:ascii="Times New Roman" w:hAnsi="Times New Roman" w:cs="Times New Roman"/>
          <w:color w:val="EE0000"/>
          <w:highlight w:val="yellow"/>
          <w:rPrChange w:id="52" w:author="Mike Kestemont" w:date="2026-08-24T13:29:00Z" w16du:dateUtc="2026-08-24T11:29:00Z">
            <w:rPr>
              <w:rFonts w:ascii="Times New Roman" w:hAnsi="Times New Roman" w:cs="Times New Roman"/>
              <w:color w:val="EE0000"/>
              <w:highlight w:val="yellow"/>
              <w:lang w:val="en-GB"/>
            </w:rPr>
          </w:rPrChange>
        </w:rPr>
        <w:t>, ongefilterde data gebruikt.</w:t>
      </w:r>
    </w:p>
  </w:footnote>
  <w:footnote w:id="6">
    <w:p w14:paraId="278733E8" w14:textId="5A50B172" w:rsidR="00D61111" w:rsidRPr="00755510" w:rsidRDefault="00D61111">
      <w:pPr>
        <w:pStyle w:val="FootnoteText"/>
        <w:rPr>
          <w:rFonts w:ascii="Times New Roman" w:hAnsi="Times New Roman" w:cs="Times New Roman"/>
          <w:lang w:val="en-US"/>
          <w:rPrChange w:id="55" w:author="Mike Kestemont" w:date="2026-08-24T13:29:00Z" w16du:dateUtc="2026-08-24T11:29:00Z">
            <w:rPr>
              <w:rFonts w:ascii="Times New Roman" w:hAnsi="Times New Roman" w:cs="Times New Roman"/>
              <w:lang w:val="nl-NL"/>
            </w:rPr>
          </w:rPrChange>
        </w:rPr>
      </w:pPr>
      <w:r w:rsidRPr="00D61111">
        <w:rPr>
          <w:rStyle w:val="FootnoteReference"/>
          <w:rFonts w:ascii="Times New Roman" w:hAnsi="Times New Roman" w:cs="Times New Roman"/>
        </w:rPr>
        <w:footnoteRef/>
      </w:r>
      <w:r w:rsidRPr="00D61111">
        <w:rPr>
          <w:rFonts w:ascii="Times New Roman" w:hAnsi="Times New Roman" w:cs="Times New Roman"/>
        </w:rPr>
        <w:t xml:space="preserve"> </w:t>
      </w:r>
      <w:r w:rsidR="00AF568C" w:rsidRPr="00AF568C">
        <w:rPr>
          <w:rFonts w:ascii="Times New Roman" w:hAnsi="Times New Roman" w:cs="Times New Roman"/>
        </w:rPr>
        <w:t xml:space="preserve">Für eine moderne französische Übersetzung dieses Textes siehe Jean Bodel: </w:t>
      </w:r>
      <w:r w:rsidR="00AF568C" w:rsidRPr="00AF568C">
        <w:rPr>
          <w:rFonts w:ascii="Times New Roman" w:hAnsi="Times New Roman" w:cs="Times New Roman"/>
          <w:i/>
          <w:iCs/>
        </w:rPr>
        <w:t>La chanson des Saxons</w:t>
      </w:r>
      <w:r w:rsidR="00AF568C" w:rsidRPr="00AF568C">
        <w:rPr>
          <w:rFonts w:ascii="Times New Roman" w:hAnsi="Times New Roman" w:cs="Times New Roman"/>
        </w:rPr>
        <w:t xml:space="preserve">. Traduction en français moderne par Annette Brasseur. </w:t>
      </w:r>
      <w:r w:rsidR="00AF568C" w:rsidRPr="00755510">
        <w:rPr>
          <w:rFonts w:ascii="Times New Roman" w:hAnsi="Times New Roman" w:cs="Times New Roman"/>
          <w:lang w:val="en-US"/>
          <w:rPrChange w:id="56" w:author="Mike Kestemont" w:date="2026-08-24T13:29:00Z" w16du:dateUtc="2026-08-24T11:29:00Z">
            <w:rPr>
              <w:rFonts w:ascii="Times New Roman" w:hAnsi="Times New Roman" w:cs="Times New Roman"/>
            </w:rPr>
          </w:rPrChange>
        </w:rPr>
        <w:t>Paris 1992.</w:t>
      </w:r>
    </w:p>
  </w:footnote>
  <w:footnote w:id="7">
    <w:p w14:paraId="4C47C4A7" w14:textId="01A41BF2" w:rsidR="00ED7B90" w:rsidRPr="00E03890" w:rsidRDefault="00ED7B90" w:rsidP="00ED7B90">
      <w:pPr>
        <w:pStyle w:val="FootnoteText"/>
        <w:rPr>
          <w:rFonts w:ascii="Times New Roman" w:hAnsi="Times New Roman" w:cs="Times New Roman"/>
          <w:lang w:val="en-GB"/>
        </w:rPr>
      </w:pPr>
      <w:r w:rsidRPr="00E03890">
        <w:rPr>
          <w:rStyle w:val="FootnoteReference"/>
          <w:rFonts w:ascii="Times New Roman" w:hAnsi="Times New Roman" w:cs="Times New Roman"/>
          <w:lang w:val="en-GB"/>
        </w:rPr>
        <w:footnoteRef/>
      </w:r>
      <w:r w:rsidRPr="00E03890">
        <w:rPr>
          <w:rFonts w:ascii="Times New Roman" w:hAnsi="Times New Roman" w:cs="Times New Roman"/>
          <w:lang w:val="en-GB"/>
        </w:rPr>
        <w:t xml:space="preserve"> </w:t>
      </w:r>
      <w:r w:rsidR="00E03890" w:rsidRPr="00E03890">
        <w:rPr>
          <w:rFonts w:ascii="Times New Roman" w:hAnsi="Times New Roman" w:cs="Times New Roman"/>
          <w:lang w:val="en-GB"/>
        </w:rPr>
        <w:t xml:space="preserve">Three binomial models were compared: an intercept-only model, an additive </w:t>
      </w:r>
      <w:r w:rsidR="00E03890" w:rsidRPr="00E03890">
        <w:rPr>
          <w:rFonts w:ascii="Times New Roman" w:hAnsi="Times New Roman" w:cs="Times New Roman"/>
          <w:i/>
          <w:iCs/>
          <w:lang w:val="en-GB"/>
        </w:rPr>
        <w:t>matière + language</w:t>
      </w:r>
      <w:r w:rsidR="00E03890" w:rsidRPr="00E03890">
        <w:rPr>
          <w:rFonts w:ascii="Times New Roman" w:hAnsi="Times New Roman" w:cs="Times New Roman"/>
          <w:lang w:val="en-GB"/>
        </w:rPr>
        <w:t xml:space="preserve"> model, and an interaction (</w:t>
      </w:r>
      <w:r w:rsidR="00E03890" w:rsidRPr="00E03890">
        <w:rPr>
          <w:rFonts w:ascii="Times New Roman" w:hAnsi="Times New Roman" w:cs="Times New Roman"/>
          <w:i/>
          <w:iCs/>
          <w:lang w:val="en-GB"/>
        </w:rPr>
        <w:t>matière × language</w:t>
      </w:r>
      <w:r w:rsidR="00E03890" w:rsidRPr="00E03890">
        <w:rPr>
          <w:rFonts w:ascii="Times New Roman" w:hAnsi="Times New Roman" w:cs="Times New Roman"/>
          <w:lang w:val="en-GB"/>
        </w:rPr>
        <w:t>) model. The interaction model showed the best predictive performance (ELPD = −490, compared with −500 for the additive and −600 for the null model). Since individual co-transmission links contribute to the observations of both connected works, these models are used descriptively rather than as independent significance tests; statistical significance is assessed through the permutation tests reported above.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15E8D"/>
    <w:multiLevelType w:val="multilevel"/>
    <w:tmpl w:val="06FC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228F"/>
    <w:multiLevelType w:val="multilevel"/>
    <w:tmpl w:val="F016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F6D25"/>
    <w:multiLevelType w:val="multilevel"/>
    <w:tmpl w:val="FB6AD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23D4B"/>
    <w:multiLevelType w:val="multilevel"/>
    <w:tmpl w:val="567E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A2723"/>
    <w:multiLevelType w:val="multilevel"/>
    <w:tmpl w:val="6900A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56BC6"/>
    <w:multiLevelType w:val="multilevel"/>
    <w:tmpl w:val="D478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27AED"/>
    <w:multiLevelType w:val="multilevel"/>
    <w:tmpl w:val="59D0D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D7818"/>
    <w:multiLevelType w:val="multilevel"/>
    <w:tmpl w:val="F162E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32F19"/>
    <w:multiLevelType w:val="hybridMultilevel"/>
    <w:tmpl w:val="610209E8"/>
    <w:lvl w:ilvl="0" w:tplc="54C229E4">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45383738"/>
    <w:multiLevelType w:val="hybridMultilevel"/>
    <w:tmpl w:val="506EF9E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485A5CE8"/>
    <w:multiLevelType w:val="multilevel"/>
    <w:tmpl w:val="E70C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1019AD"/>
    <w:multiLevelType w:val="multilevel"/>
    <w:tmpl w:val="5E74E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B01F75"/>
    <w:multiLevelType w:val="multilevel"/>
    <w:tmpl w:val="01DA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8C3130"/>
    <w:multiLevelType w:val="multilevel"/>
    <w:tmpl w:val="75DC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F5EB3"/>
    <w:multiLevelType w:val="multilevel"/>
    <w:tmpl w:val="77C8A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B753A9"/>
    <w:multiLevelType w:val="multilevel"/>
    <w:tmpl w:val="62A4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744511">
    <w:abstractNumId w:val="8"/>
  </w:num>
  <w:num w:numId="2" w16cid:durableId="217597288">
    <w:abstractNumId w:val="0"/>
  </w:num>
  <w:num w:numId="3" w16cid:durableId="1489402750">
    <w:abstractNumId w:val="13"/>
  </w:num>
  <w:num w:numId="4" w16cid:durableId="1203135322">
    <w:abstractNumId w:val="15"/>
  </w:num>
  <w:num w:numId="5" w16cid:durableId="1976174217">
    <w:abstractNumId w:val="10"/>
  </w:num>
  <w:num w:numId="6" w16cid:durableId="1973903456">
    <w:abstractNumId w:val="14"/>
  </w:num>
  <w:num w:numId="7" w16cid:durableId="1140994293">
    <w:abstractNumId w:val="11"/>
  </w:num>
  <w:num w:numId="8" w16cid:durableId="343556364">
    <w:abstractNumId w:val="3"/>
  </w:num>
  <w:num w:numId="9" w16cid:durableId="976377891">
    <w:abstractNumId w:val="6"/>
  </w:num>
  <w:num w:numId="10" w16cid:durableId="1920170962">
    <w:abstractNumId w:val="1"/>
  </w:num>
  <w:num w:numId="11" w16cid:durableId="1884514674">
    <w:abstractNumId w:val="7"/>
  </w:num>
  <w:num w:numId="12" w16cid:durableId="1890190499">
    <w:abstractNumId w:val="2"/>
  </w:num>
  <w:num w:numId="13" w16cid:durableId="1915237390">
    <w:abstractNumId w:val="4"/>
  </w:num>
  <w:num w:numId="14" w16cid:durableId="1736465751">
    <w:abstractNumId w:val="12"/>
  </w:num>
  <w:num w:numId="15" w16cid:durableId="1019887494">
    <w:abstractNumId w:val="5"/>
  </w:num>
  <w:num w:numId="16" w16cid:durableId="109936908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lisabeth de Bruijn">
    <w15:presenceInfo w15:providerId="AD" w15:userId="S::eldbruij@ad.ua.ac.be::cebf3402-7f99-4bb3-a451-58b28a0efc72"/>
  </w15:person>
  <w15:person w15:author="Mike Kestemont">
    <w15:presenceInfo w15:providerId="AD" w15:userId="S::mkestemo@ad.ua.ac.be::520619b5-8509-489d-a0ce-365619ad3a2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BC5"/>
    <w:rsid w:val="00023413"/>
    <w:rsid w:val="0003788D"/>
    <w:rsid w:val="00055CD3"/>
    <w:rsid w:val="00056CA9"/>
    <w:rsid w:val="000702AF"/>
    <w:rsid w:val="000850D5"/>
    <w:rsid w:val="00090F13"/>
    <w:rsid w:val="00094CE9"/>
    <w:rsid w:val="000979F1"/>
    <w:rsid w:val="000D35C0"/>
    <w:rsid w:val="000E1343"/>
    <w:rsid w:val="000F16A6"/>
    <w:rsid w:val="00105226"/>
    <w:rsid w:val="00107A08"/>
    <w:rsid w:val="001211D1"/>
    <w:rsid w:val="001271D8"/>
    <w:rsid w:val="001408F2"/>
    <w:rsid w:val="00163194"/>
    <w:rsid w:val="00174D7C"/>
    <w:rsid w:val="001B52E6"/>
    <w:rsid w:val="00210EC1"/>
    <w:rsid w:val="00215FA8"/>
    <w:rsid w:val="00251FC4"/>
    <w:rsid w:val="00261C1F"/>
    <w:rsid w:val="002705EB"/>
    <w:rsid w:val="00285D60"/>
    <w:rsid w:val="00296632"/>
    <w:rsid w:val="002B61BF"/>
    <w:rsid w:val="002E7D5B"/>
    <w:rsid w:val="00310A9A"/>
    <w:rsid w:val="0031552B"/>
    <w:rsid w:val="0031736D"/>
    <w:rsid w:val="003305FB"/>
    <w:rsid w:val="00365959"/>
    <w:rsid w:val="003954B8"/>
    <w:rsid w:val="003B6B62"/>
    <w:rsid w:val="003E5AA0"/>
    <w:rsid w:val="00404933"/>
    <w:rsid w:val="004150E1"/>
    <w:rsid w:val="00426B19"/>
    <w:rsid w:val="0042787C"/>
    <w:rsid w:val="00443C1B"/>
    <w:rsid w:val="0044524F"/>
    <w:rsid w:val="004870A5"/>
    <w:rsid w:val="004931A0"/>
    <w:rsid w:val="004931FD"/>
    <w:rsid w:val="004A1A02"/>
    <w:rsid w:val="004B388B"/>
    <w:rsid w:val="004C29E3"/>
    <w:rsid w:val="004E330B"/>
    <w:rsid w:val="004E3E14"/>
    <w:rsid w:val="004E606A"/>
    <w:rsid w:val="004F4ED0"/>
    <w:rsid w:val="00523C13"/>
    <w:rsid w:val="0053752A"/>
    <w:rsid w:val="005470CD"/>
    <w:rsid w:val="005479EE"/>
    <w:rsid w:val="005566B4"/>
    <w:rsid w:val="0059313F"/>
    <w:rsid w:val="005A062B"/>
    <w:rsid w:val="005C0186"/>
    <w:rsid w:val="005C13EB"/>
    <w:rsid w:val="005D519D"/>
    <w:rsid w:val="005E25B7"/>
    <w:rsid w:val="00606CF5"/>
    <w:rsid w:val="00622912"/>
    <w:rsid w:val="00624015"/>
    <w:rsid w:val="00651C69"/>
    <w:rsid w:val="00660004"/>
    <w:rsid w:val="006605EC"/>
    <w:rsid w:val="00676F09"/>
    <w:rsid w:val="00692D1D"/>
    <w:rsid w:val="006950CF"/>
    <w:rsid w:val="006D6572"/>
    <w:rsid w:val="006E5075"/>
    <w:rsid w:val="006F0C81"/>
    <w:rsid w:val="00705C8D"/>
    <w:rsid w:val="00754A7A"/>
    <w:rsid w:val="00755510"/>
    <w:rsid w:val="00757C20"/>
    <w:rsid w:val="007623BA"/>
    <w:rsid w:val="007A6C9B"/>
    <w:rsid w:val="007E55AC"/>
    <w:rsid w:val="008144C5"/>
    <w:rsid w:val="008153BC"/>
    <w:rsid w:val="00831ED6"/>
    <w:rsid w:val="008854F3"/>
    <w:rsid w:val="00886E17"/>
    <w:rsid w:val="0089143E"/>
    <w:rsid w:val="008A50D4"/>
    <w:rsid w:val="008B4616"/>
    <w:rsid w:val="008B7F04"/>
    <w:rsid w:val="008D6130"/>
    <w:rsid w:val="008E5B4B"/>
    <w:rsid w:val="009009D0"/>
    <w:rsid w:val="00932567"/>
    <w:rsid w:val="00964792"/>
    <w:rsid w:val="009B07FE"/>
    <w:rsid w:val="009E2ACE"/>
    <w:rsid w:val="009E31EC"/>
    <w:rsid w:val="00A15139"/>
    <w:rsid w:val="00A50444"/>
    <w:rsid w:val="00A74052"/>
    <w:rsid w:val="00A769F1"/>
    <w:rsid w:val="00A904F9"/>
    <w:rsid w:val="00A926FB"/>
    <w:rsid w:val="00AC2959"/>
    <w:rsid w:val="00AC3E1C"/>
    <w:rsid w:val="00AF568C"/>
    <w:rsid w:val="00AF5D9E"/>
    <w:rsid w:val="00B038CC"/>
    <w:rsid w:val="00B14375"/>
    <w:rsid w:val="00B45311"/>
    <w:rsid w:val="00B538AE"/>
    <w:rsid w:val="00B5529D"/>
    <w:rsid w:val="00B65B4F"/>
    <w:rsid w:val="00B66BC5"/>
    <w:rsid w:val="00B71A13"/>
    <w:rsid w:val="00B806CF"/>
    <w:rsid w:val="00B80B91"/>
    <w:rsid w:val="00B85AF0"/>
    <w:rsid w:val="00BE5B13"/>
    <w:rsid w:val="00BF309D"/>
    <w:rsid w:val="00BF345E"/>
    <w:rsid w:val="00BF55BB"/>
    <w:rsid w:val="00C2786C"/>
    <w:rsid w:val="00C46399"/>
    <w:rsid w:val="00C6240F"/>
    <w:rsid w:val="00C67B16"/>
    <w:rsid w:val="00CD4185"/>
    <w:rsid w:val="00CD48BF"/>
    <w:rsid w:val="00CF637C"/>
    <w:rsid w:val="00D0341B"/>
    <w:rsid w:val="00D17089"/>
    <w:rsid w:val="00D35478"/>
    <w:rsid w:val="00D45A01"/>
    <w:rsid w:val="00D61111"/>
    <w:rsid w:val="00D67D53"/>
    <w:rsid w:val="00D806E8"/>
    <w:rsid w:val="00D87FB5"/>
    <w:rsid w:val="00D9000E"/>
    <w:rsid w:val="00D958A1"/>
    <w:rsid w:val="00DA727E"/>
    <w:rsid w:val="00DC685F"/>
    <w:rsid w:val="00DD552A"/>
    <w:rsid w:val="00E024EB"/>
    <w:rsid w:val="00E03890"/>
    <w:rsid w:val="00E13D63"/>
    <w:rsid w:val="00E2656C"/>
    <w:rsid w:val="00E418E9"/>
    <w:rsid w:val="00E9313E"/>
    <w:rsid w:val="00EC7A7C"/>
    <w:rsid w:val="00ED7B90"/>
    <w:rsid w:val="00F102A2"/>
    <w:rsid w:val="00F10EAB"/>
    <w:rsid w:val="00F11681"/>
    <w:rsid w:val="00F50EAD"/>
    <w:rsid w:val="00F575F2"/>
    <w:rsid w:val="00FA74B7"/>
    <w:rsid w:val="00FB6EB9"/>
    <w:rsid w:val="00FD13F3"/>
    <w:rsid w:val="00FD162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05E30"/>
  <w15:chartTrackingRefBased/>
  <w15:docId w15:val="{932FDC2E-CC08-422B-9366-25E67B556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BC5"/>
    <w:rPr>
      <w:rFonts w:eastAsiaTheme="majorEastAsia" w:cstheme="majorBidi"/>
      <w:color w:val="272727" w:themeColor="text1" w:themeTint="D8"/>
    </w:rPr>
  </w:style>
  <w:style w:type="paragraph" w:styleId="Title">
    <w:name w:val="Title"/>
    <w:basedOn w:val="Normal"/>
    <w:next w:val="Normal"/>
    <w:link w:val="TitleChar"/>
    <w:uiPriority w:val="10"/>
    <w:qFormat/>
    <w:rsid w:val="00B66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BC5"/>
    <w:pPr>
      <w:spacing w:before="160"/>
      <w:jc w:val="center"/>
    </w:pPr>
    <w:rPr>
      <w:i/>
      <w:iCs/>
      <w:color w:val="404040" w:themeColor="text1" w:themeTint="BF"/>
    </w:rPr>
  </w:style>
  <w:style w:type="character" w:customStyle="1" w:styleId="QuoteChar">
    <w:name w:val="Quote Char"/>
    <w:basedOn w:val="DefaultParagraphFont"/>
    <w:link w:val="Quote"/>
    <w:uiPriority w:val="29"/>
    <w:rsid w:val="00B66BC5"/>
    <w:rPr>
      <w:i/>
      <w:iCs/>
      <w:color w:val="404040" w:themeColor="text1" w:themeTint="BF"/>
    </w:rPr>
  </w:style>
  <w:style w:type="paragraph" w:styleId="ListParagraph">
    <w:name w:val="List Paragraph"/>
    <w:basedOn w:val="Normal"/>
    <w:uiPriority w:val="34"/>
    <w:qFormat/>
    <w:rsid w:val="00B66BC5"/>
    <w:pPr>
      <w:ind w:left="720"/>
      <w:contextualSpacing/>
    </w:pPr>
  </w:style>
  <w:style w:type="character" w:styleId="IntenseEmphasis">
    <w:name w:val="Intense Emphasis"/>
    <w:basedOn w:val="DefaultParagraphFont"/>
    <w:uiPriority w:val="21"/>
    <w:qFormat/>
    <w:rsid w:val="00B66BC5"/>
    <w:rPr>
      <w:i/>
      <w:iCs/>
      <w:color w:val="0F4761" w:themeColor="accent1" w:themeShade="BF"/>
    </w:rPr>
  </w:style>
  <w:style w:type="paragraph" w:styleId="IntenseQuote">
    <w:name w:val="Intense Quote"/>
    <w:basedOn w:val="Normal"/>
    <w:next w:val="Normal"/>
    <w:link w:val="IntenseQuoteChar"/>
    <w:uiPriority w:val="30"/>
    <w:qFormat/>
    <w:rsid w:val="00B66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BC5"/>
    <w:rPr>
      <w:i/>
      <w:iCs/>
      <w:color w:val="0F4761" w:themeColor="accent1" w:themeShade="BF"/>
    </w:rPr>
  </w:style>
  <w:style w:type="character" w:styleId="IntenseReference">
    <w:name w:val="Intense Reference"/>
    <w:basedOn w:val="DefaultParagraphFont"/>
    <w:uiPriority w:val="32"/>
    <w:qFormat/>
    <w:rsid w:val="00B66BC5"/>
    <w:rPr>
      <w:b/>
      <w:bCs/>
      <w:smallCaps/>
      <w:color w:val="0F4761" w:themeColor="accent1" w:themeShade="BF"/>
      <w:spacing w:val="5"/>
    </w:rPr>
  </w:style>
  <w:style w:type="character" w:styleId="Hyperlink">
    <w:name w:val="Hyperlink"/>
    <w:basedOn w:val="DefaultParagraphFont"/>
    <w:uiPriority w:val="99"/>
    <w:unhideWhenUsed/>
    <w:rsid w:val="00B45311"/>
    <w:rPr>
      <w:color w:val="467886" w:themeColor="hyperlink"/>
      <w:u w:val="single"/>
    </w:rPr>
  </w:style>
  <w:style w:type="character" w:styleId="UnresolvedMention">
    <w:name w:val="Unresolved Mention"/>
    <w:basedOn w:val="DefaultParagraphFont"/>
    <w:uiPriority w:val="99"/>
    <w:semiHidden/>
    <w:unhideWhenUsed/>
    <w:rsid w:val="00B45311"/>
    <w:rPr>
      <w:color w:val="605E5C"/>
      <w:shd w:val="clear" w:color="auto" w:fill="E1DFDD"/>
    </w:rPr>
  </w:style>
  <w:style w:type="character" w:styleId="CommentReference">
    <w:name w:val="annotation reference"/>
    <w:basedOn w:val="DefaultParagraphFont"/>
    <w:uiPriority w:val="99"/>
    <w:semiHidden/>
    <w:unhideWhenUsed/>
    <w:rsid w:val="00651C69"/>
    <w:rPr>
      <w:sz w:val="16"/>
      <w:szCs w:val="16"/>
    </w:rPr>
  </w:style>
  <w:style w:type="paragraph" w:styleId="CommentText">
    <w:name w:val="annotation text"/>
    <w:basedOn w:val="Normal"/>
    <w:link w:val="CommentTextChar"/>
    <w:uiPriority w:val="99"/>
    <w:unhideWhenUsed/>
    <w:rsid w:val="00651C69"/>
    <w:pPr>
      <w:spacing w:line="240" w:lineRule="auto"/>
    </w:pPr>
    <w:rPr>
      <w:sz w:val="20"/>
      <w:szCs w:val="20"/>
    </w:rPr>
  </w:style>
  <w:style w:type="character" w:customStyle="1" w:styleId="CommentTextChar">
    <w:name w:val="Comment Text Char"/>
    <w:basedOn w:val="DefaultParagraphFont"/>
    <w:link w:val="CommentText"/>
    <w:uiPriority w:val="99"/>
    <w:rsid w:val="00651C69"/>
    <w:rPr>
      <w:sz w:val="20"/>
      <w:szCs w:val="20"/>
    </w:rPr>
  </w:style>
  <w:style w:type="paragraph" w:styleId="CommentSubject">
    <w:name w:val="annotation subject"/>
    <w:basedOn w:val="CommentText"/>
    <w:next w:val="CommentText"/>
    <w:link w:val="CommentSubjectChar"/>
    <w:uiPriority w:val="99"/>
    <w:semiHidden/>
    <w:unhideWhenUsed/>
    <w:rsid w:val="00651C69"/>
    <w:rPr>
      <w:b/>
      <w:bCs/>
    </w:rPr>
  </w:style>
  <w:style w:type="character" w:customStyle="1" w:styleId="CommentSubjectChar">
    <w:name w:val="Comment Subject Char"/>
    <w:basedOn w:val="CommentTextChar"/>
    <w:link w:val="CommentSubject"/>
    <w:uiPriority w:val="99"/>
    <w:semiHidden/>
    <w:rsid w:val="00651C69"/>
    <w:rPr>
      <w:b/>
      <w:bCs/>
      <w:sz w:val="20"/>
      <w:szCs w:val="20"/>
    </w:rPr>
  </w:style>
  <w:style w:type="character" w:styleId="FollowedHyperlink">
    <w:name w:val="FollowedHyperlink"/>
    <w:basedOn w:val="DefaultParagraphFont"/>
    <w:uiPriority w:val="99"/>
    <w:semiHidden/>
    <w:unhideWhenUsed/>
    <w:rsid w:val="00F50EAD"/>
    <w:rPr>
      <w:color w:val="96607D" w:themeColor="followedHyperlink"/>
      <w:u w:val="single"/>
    </w:rPr>
  </w:style>
  <w:style w:type="paragraph" w:styleId="FootnoteText">
    <w:name w:val="footnote text"/>
    <w:basedOn w:val="Normal"/>
    <w:link w:val="FootnoteTextChar"/>
    <w:uiPriority w:val="99"/>
    <w:semiHidden/>
    <w:unhideWhenUsed/>
    <w:rsid w:val="006F0C8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F0C81"/>
    <w:rPr>
      <w:sz w:val="20"/>
      <w:szCs w:val="20"/>
    </w:rPr>
  </w:style>
  <w:style w:type="character" w:styleId="FootnoteReference">
    <w:name w:val="footnote reference"/>
    <w:basedOn w:val="DefaultParagraphFont"/>
    <w:uiPriority w:val="99"/>
    <w:semiHidden/>
    <w:unhideWhenUsed/>
    <w:rsid w:val="006F0C81"/>
    <w:rPr>
      <w:vertAlign w:val="superscript"/>
    </w:rPr>
  </w:style>
  <w:style w:type="paragraph" w:styleId="Revision">
    <w:name w:val="Revision"/>
    <w:hidden/>
    <w:uiPriority w:val="99"/>
    <w:semiHidden/>
    <w:rsid w:val="00CF63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enc.hal.science/hal-05676740"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A624B-C425-401F-83A4-E482D0FCF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13</Pages>
  <Words>3258</Words>
  <Characters>18575</Characters>
  <Application>Microsoft Office Word</Application>
  <DocSecurity>0</DocSecurity>
  <Lines>154</Lines>
  <Paragraphs>43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Elisabeth de Bruijn</dc:creator>
  <cp:keywords/>
  <dc:description/>
  <cp:lastModifiedBy>Mike Kestemont</cp:lastModifiedBy>
  <cp:revision>19</cp:revision>
  <dcterms:created xsi:type="dcterms:W3CDTF">2026-08-22T10:48:00Z</dcterms:created>
  <dcterms:modified xsi:type="dcterms:W3CDTF">2026-08-25T09:35:00Z</dcterms:modified>
</cp:coreProperties>
</file>