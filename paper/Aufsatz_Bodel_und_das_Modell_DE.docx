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065F9" w14:textId="77777777" w:rsidR="002C10E7" w:rsidRPr="00D74D71" w:rsidRDefault="00000000" w:rsidP="00A4467F">
      <w:pPr>
        <w:jc w:val="center"/>
        <w:rPr>
          <w:lang w:val="de-DE"/>
        </w:rPr>
      </w:pPr>
      <w:r>
        <w:rPr>
          <w:b/>
          <w:bCs/>
          <w:lang w:val="de-DE"/>
        </w:rPr>
        <w:t>Bodel und das Modell</w:t>
      </w:r>
    </w:p>
    <w:p w14:paraId="0309EF72" w14:textId="77777777" w:rsidR="00A4467F" w:rsidRPr="00D74D71" w:rsidRDefault="00A4467F" w:rsidP="00A4467F">
      <w:pPr>
        <w:jc w:val="center"/>
        <w:rPr>
          <w:lang w:val="de-DE"/>
        </w:rPr>
      </w:pPr>
    </w:p>
    <w:p w14:paraId="00C4F5AD" w14:textId="3E028DE2" w:rsidR="002C10E7" w:rsidRPr="00D74D71" w:rsidRDefault="00000000" w:rsidP="00A4467F">
      <w:pPr>
        <w:jc w:val="center"/>
        <w:rPr>
          <w:lang w:val="de-DE"/>
        </w:rPr>
      </w:pPr>
      <w:r>
        <w:rPr>
          <w:lang w:val="de-DE"/>
        </w:rPr>
        <w:t>Gattung und Textgemeinschaften in der handschriftlichen Überlieferung französischer und deutscher Heldenerzählungen</w:t>
      </w:r>
      <w:r>
        <w:rPr>
          <w:rStyle w:val="Voetnootmarkering"/>
          <w:lang w:val="de-DE"/>
        </w:rPr>
        <w:footnoteReference w:id="1"/>
      </w:r>
    </w:p>
    <w:p w14:paraId="38FF510A" w14:textId="77777777" w:rsidR="00A4467F" w:rsidRPr="00D74D71" w:rsidRDefault="00A4467F" w:rsidP="00A4467F">
      <w:pPr>
        <w:jc w:val="center"/>
        <w:rPr>
          <w:lang w:val="de-DE"/>
        </w:rPr>
      </w:pPr>
    </w:p>
    <w:p w14:paraId="1F1196C3" w14:textId="77777777" w:rsidR="002C10E7" w:rsidRPr="00D74D71" w:rsidRDefault="00000000" w:rsidP="00A4467F">
      <w:pPr>
        <w:jc w:val="center"/>
        <w:rPr>
          <w:lang w:val="de-DE"/>
        </w:rPr>
      </w:pPr>
      <w:r>
        <w:rPr>
          <w:lang w:val="de-DE"/>
        </w:rPr>
        <w:t>Elisabeth DE BRUIJN und Mike KESTEMONT</w:t>
      </w:r>
    </w:p>
    <w:p w14:paraId="3CD4F864" w14:textId="77777777" w:rsidR="00A4467F" w:rsidRPr="00D74D71" w:rsidRDefault="00A4467F" w:rsidP="00A4467F">
      <w:pPr>
        <w:keepNext/>
        <w:rPr>
          <w:b/>
          <w:bCs/>
          <w:lang w:val="de-DE"/>
        </w:rPr>
      </w:pPr>
    </w:p>
    <w:p w14:paraId="00D17111" w14:textId="35D4B949" w:rsidR="002C10E7" w:rsidRPr="00D74D71" w:rsidRDefault="00000000" w:rsidP="00A4467F">
      <w:pPr>
        <w:keepNext/>
        <w:rPr>
          <w:lang w:val="de-DE"/>
        </w:rPr>
      </w:pPr>
      <w:r>
        <w:rPr>
          <w:b/>
          <w:bCs/>
          <w:lang w:val="de-DE"/>
        </w:rPr>
        <w:t>Einführung</w:t>
      </w:r>
    </w:p>
    <w:p w14:paraId="1BA78047" w14:textId="77777777" w:rsidR="00A4467F" w:rsidRPr="00D74D71" w:rsidRDefault="00A4467F" w:rsidP="00A4467F">
      <w:pPr>
        <w:jc w:val="both"/>
        <w:rPr>
          <w:lang w:val="de-DE"/>
        </w:rPr>
      </w:pPr>
    </w:p>
    <w:p w14:paraId="7DEB36F5" w14:textId="43B23AC2" w:rsidR="002C10E7" w:rsidRPr="00D74D71" w:rsidRDefault="00000000" w:rsidP="00A4467F">
      <w:pPr>
        <w:jc w:val="both"/>
        <w:rPr>
          <w:lang w:val="de-DE"/>
        </w:rPr>
      </w:pPr>
      <w:r>
        <w:rPr>
          <w:lang w:val="de-DE"/>
        </w:rPr>
        <w:t>In den vergangenen Jahrzehnten sind die materiellen Kontexte mittelalterlicher Textüberlie</w:t>
        <w:softHyphen/>
        <w:t xml:space="preserve">ferung zunehmend in den Blick der mediävistischen Forschung gerückt (vgl. Nichols/Wenzel 1996; Busby 2002; Pratt et al. 2017). Während moderne Editionen mittel</w:t>
        <w:softHyphen/>
        <w:t>alterliche Werke in der Regel als eigenständige Texte präsentieren, waren sie für ihr ursprüng</w:t>
        <w:softHyphen/>
        <w:t>liches Publikum häufig Teil von Mehrtexthandschriften (</w:t>
      </w:r>
      <w:r>
        <w:rPr>
          <w:i/>
          <w:iCs/>
          <w:lang w:val="de-DE"/>
        </w:rPr>
        <w:t xml:space="preserve">multi-text manuscripts</w:t>
      </w:r>
      <w:r>
        <w:rPr>
          <w:lang w:val="de-DE"/>
        </w:rPr>
        <w:t>). Diese Verlagerung der Perspektive vom Text auf den Kodex hat weitreichende Konsequenzen für unser Verständnis von Rezeption und Gattungsbildung. Wenn Texte wiederholt gemeinsam überliefert werden, ist dies nicht notwendigerweise dem Zufall oder der bloßen Verfügbarkeit bestimmter Werke für einen Kompilator geschuldet. Die Zusammenstellung von Mehrtext</w:t>
        <w:softHyphen/>
        <w:t>handschriften kann vielmehr bestimmte Gebrauchskontexte sowie kompilatorische Möglich</w:t>
        <w:softHyphen/>
        <w:t>keiten und Entschei</w:t>
        <w:softHyphen/>
        <w:t>dungen widerspiegeln. Sie eröffnet damit einen besonderen Zugang zu der Frage, wie Texte in der Vergangenheit verstanden und zueinander in Beziehung gesetzt wurden (vgl. An</w:t>
        <w:softHyphen/>
        <w:t>drist/Canart/Maniaci 2013; Wolf 2016). Gemeinsame Überlieferung lässt sich in die</w:t>
        <w:softHyphen/>
        <w:t>sem Sinne als materieller Ausdruck von Intertextualität begreifen. Die Zusammenstellung einer Handschrift setzt Texte zueinander in Beziehung, ohne dass es dazu expliziter textueller Ver</w:t>
        <w:softHyphen/>
        <w:t>weise bedarf. So entstehen Konstellationen, in denen sich literarische und gattungs</w:t>
        <w:softHyphen/>
        <w:t>spezifische Zusammenhänge aus der materiellen Nachbarschaft der Texte herausbilden können.</w:t>
      </w:r>
    </w:p>
    <w:p w14:paraId="420B32CC" w14:textId="77777777" w:rsidR="00D74D71" w:rsidRPr="009C542B" w:rsidRDefault="00D74D71" w:rsidP="00A4467F">
      <w:pPr>
        <w:jc w:val="both"/>
        <w:rPr>
          <w:lang w:val="de-DE"/>
        </w:rPr>
      </w:pPr>
    </w:p>
    <w:p w14:paraId="43A849C8" w14:textId="24A352C3" w:rsidR="002C10E7" w:rsidRDefault="00000000" w:rsidP="00A4467F">
      <w:pPr>
        <w:jc w:val="both"/>
        <w:rPr>
          <w:lang w:val="de-DE"/>
        </w:rPr>
      </w:pPr>
      <w:r>
        <w:rPr>
          <w:lang w:val="de-DE"/>
        </w:rPr>
        <w:t xml:space="preserve">Dieser grundlegende Unterschied zwischen mittelalterlicher und moderner Textkultur tritt vielleicht nirgends deutlicher zutage als in der Überlieferung </w:t>
      </w:r>
      <w:ins w:id="0" w:author="Elisabeth de Bruijn" w:date="2026-09-18T09:11:00Z" w16du:dateUtc="2026-09-18T07:11:00Z">
        <w:r>
          <w:rPr>
            <w:lang w:val="de-DE"/>
          </w:rPr>
          <w:t xml:space="preserve">von </w:t>
        </w:r>
      </w:ins>
      <w:ins w:id="1" w:author="Elisabeth de Bruijn" w:date="2026-09-17T09:42:00Z" w16du:dateUtc="2026-09-17T07:42:00Z">
        <w:r>
          <w:rPr>
            <w:lang w:val="de-DE"/>
          </w:rPr>
          <w:t>Romane</w:t>
        </w:r>
      </w:ins>
      <w:ins w:id="2" w:author="Elisabeth de Bruijn" w:date="2026-09-18T09:12:00Z" w16du:dateUtc="2026-09-18T07:12:00Z">
        <w:r>
          <w:rPr>
            <w:lang w:val="de-DE"/>
          </w:rPr>
          <w:t>n</w:t>
        </w:r>
      </w:ins>
      <w:ins w:id="3" w:author="Elisabeth de Bruijn" w:date="2026-09-17T09:42:00Z" w16du:dateUtc="2026-09-17T07:42:00Z">
        <w:r>
          <w:rPr>
            <w:lang w:val="de-DE"/>
          </w:rPr>
          <w:t xml:space="preserve"> und Heldenepen</w:t>
        </w:r>
      </w:ins>
      <w:ins w:id="4" w:author="Elisabeth de Bruijn" w:date="2026-09-18T09:12:00Z" w16du:dateUtc="2026-09-18T07:12:00Z">
        <w:r>
          <w:rPr>
            <w:lang w:val="de-DE"/>
          </w:rPr>
          <w:t xml:space="preserve"> –</w:t>
        </w:r>
      </w:ins>
      <w:ins w:id="5" w:author="Elisabeth de Bruijn" w:date="2026-09-17T09:44:00Z" w16du:dateUtc="2026-09-17T07:44:00Z">
        <w:r>
          <w:rPr>
            <w:lang w:val="de-DE"/>
          </w:rPr>
          <w:t>volkssprachliche</w:t>
        </w:r>
      </w:ins>
      <w:ins w:id="6" w:author="Elisabeth de Bruijn" w:date="2026-09-18T12:51:00Z" w16du:dateUtc="2026-09-18T10:51:00Z">
        <w:r>
          <w:rPr>
            <w:lang w:val="de-DE"/>
          </w:rPr>
          <w:t>n</w:t>
        </w:r>
      </w:ins>
      <w:ins w:id="7" w:author="Elisabeth de Bruijn" w:date="2026-09-17T09:44:00Z" w16du:dateUtc="2026-09-17T07:44:00Z">
        <w:r>
          <w:rPr>
            <w:lang w:val="de-DE"/>
          </w:rPr>
          <w:t xml:space="preserve"> Heldenerzählungen</w:t>
        </w:r>
      </w:ins>
      <w:ins w:id="8" w:author="Elisabeth de Bruijn" w:date="2026-09-18T09:12:00Z" w16du:dateUtc="2026-09-18T07:12:00Z">
        <w:r>
          <w:rPr>
            <w:lang w:val="de-DE"/>
          </w:rPr>
          <w:t xml:space="preserve"> (zur Präzisierung </w:t>
        </w:r>
      </w:ins>
      <w:ins w:id="9" w:author="Elisabeth de Bruijn" w:date="2026-09-18T09:22:00Z" w16du:dateUtc="2026-09-18T07:22:00Z">
        <w:r>
          <w:rPr>
            <w:lang w:val="de-DE"/>
          </w:rPr>
          <w:t>dieses Begriffs</w:t>
        </w:r>
      </w:ins>
      <w:ins w:id="10" w:author="Elisabeth de Bruijn" w:date="2026-09-18T09:12:00Z" w16du:dateUtc="2026-09-18T07:12:00Z">
        <w:r>
          <w:rPr>
            <w:lang w:val="de-DE"/>
          </w:rPr>
          <w:t xml:space="preserve"> siehe unten),</w:t>
        </w:r>
      </w:ins>
      <w:r>
        <w:rPr>
          <w:lang w:val="de-DE"/>
        </w:rPr>
        <w:t xml:space="preserve"> </w:t>
      </w:r>
      <w:ins w:id="11" w:author="Elisabeth de Bruijn" w:date="2026-09-18T09:13:00Z">
        <w:r>
          <w:rPr>
            <w:lang w:val="de-DE"/>
          </w:rPr>
          <w:t>von denen viele noch über Jahrhunderte hinweg rezipiert wurden</w:t>
        </w:r>
      </w:ins>
      <w:r>
        <w:rPr>
          <w:lang w:val="de-DE"/>
        </w:rPr>
        <w:t xml:space="preserve">. Erzählungen über Artus, Karl den Großen, Tristan oder Floire und Blancheflor zirku</w:t>
        <w:softHyphen/>
        <w:t xml:space="preserve">lierten über Jahrhunderte in Handschriften und Drucken und leben in modernen Adaptionen fort, von T. H. Whites </w:t>
      </w:r>
      <w:r>
        <w:rPr>
          <w:i/>
          <w:iCs/>
          <w:lang w:val="de-DE"/>
        </w:rPr>
        <w:t>The Once and Future King</w:t>
      </w:r>
      <w:r>
        <w:rPr>
          <w:lang w:val="de-DE"/>
        </w:rPr>
        <w:t xml:space="preserve"> (1958) bis zu Disneys </w:t>
      </w:r>
      <w:r>
        <w:rPr>
          <w:i/>
          <w:iCs/>
          <w:lang w:val="de-DE"/>
        </w:rPr>
        <w:t>The Sword in the Stone</w:t>
      </w:r>
      <w:r>
        <w:rPr>
          <w:lang w:val="de-DE"/>
        </w:rPr>
        <w:t xml:space="preserve"> (1963) (zur fortdauernden Rezeption und Neuerfindung mittelalterlicher Erzähltraditionen in der modernen Populärkultur vgl. etwa Fitzpatrick 2019). </w:t>
      </w:r>
      <w:ins w:id="12" w:author="Elisabeth de Bruijn" w:date="2026-09-18T09:22:00Z">
        <w:r>
          <w:rPr>
            <w:lang w:val="de-DE"/>
          </w:rPr>
          <w:t>Ihre anhaltende Popularität hat jedoch zugleich eine Perspektive begünstigt, in der Ritter- und Heldenerzählungen als in sich geschlossene Einzelwerke erscheinen und etablierten Gattungen oder Stofftraditionen zugeordnet werden. Das mittelalterliche Publikum begegnete solchen Erzählungen dagegen häufig als Teil größerer Textkonstellationen, in denen die einzelnen Werke in materieller Nachbarschaft zu anderen Erzählungen standen (vgl. etwa Edlich-Muth 2018).</w:t>
        </w:r>
      </w:ins>
      <w:ins w:id="13" w:author="Elisabeth de Bruijn" w:date="2026-09-18T09:22:00Z" w16du:dateUtc="2026-09-18T07:22:00Z">
        <w:r>
          <w:rPr>
            <w:lang w:val="de-DE"/>
          </w:rPr>
          <w:t xml:space="preserve"> </w:t>
        </w:r>
      </w:ins>
      <w:r>
        <w:rPr>
          <w:lang w:val="de-DE"/>
        </w:rPr>
        <w:t>Solche fluiden handschriftlichen Kontexte werfen die Frage auf, ob Werke, die wir literaturhistorisch als zusammengehörig betrachten, auch in der mittelalter</w:t>
        <w:softHyphen/>
        <w:t xml:space="preserve">lichen Überlieferung zusammengeführt wurden. Ein einflussreicher mittelalterlicher Versuch, dieses vielgestaltige Erzählfeld zu ordnen, ist Jean Bodels Einteilung </w:t>
        <w:lastRenderedPageBreak/>
        <w:t xml:space="preserve">der zeitgenössischen Erzählstoffe in die </w:t>
      </w:r>
      <w:r>
        <w:rPr>
          <w:i/>
          <w:iCs/>
          <w:lang w:val="de-DE"/>
        </w:rPr>
        <w:t>matières</w:t>
      </w:r>
      <w:r>
        <w:rPr>
          <w:lang w:val="de-DE"/>
        </w:rPr>
        <w:t xml:space="preserve"> </w:t>
      </w:r>
      <w:r>
        <w:rPr>
          <w:i/>
          <w:iCs/>
          <w:lang w:val="de-DE"/>
        </w:rPr>
        <w:t>de France</w:t>
      </w:r>
      <w:r>
        <w:rPr>
          <w:lang w:val="de-DE"/>
        </w:rPr>
        <w:t xml:space="preserve">, </w:t>
      </w:r>
      <w:r>
        <w:rPr>
          <w:i/>
          <w:iCs/>
          <w:lang w:val="de-DE"/>
        </w:rPr>
        <w:t xml:space="preserve">de Bretagne</w:t>
      </w:r>
      <w:r>
        <w:rPr>
          <w:lang w:val="de-DE"/>
        </w:rPr>
        <w:t xml:space="preserve"> und </w:t>
      </w:r>
      <w:r>
        <w:rPr>
          <w:i/>
          <w:iCs/>
          <w:lang w:val="de-DE"/>
        </w:rPr>
        <w:t>de Rome</w:t>
      </w:r>
      <w:r>
        <w:rPr>
          <w:lang w:val="de-DE"/>
        </w:rPr>
        <w:t xml:space="preserve">. Der vorliegende Beitrag nimmt Bodels Schema zum Ausgangspunkt, um zu fragen, inwieweit etablierte literarische Kategorien Mustern der Mitüberlieferung in mittelalterlichen Handschriften entsprechen.</w:t>
      </w:r>
    </w:p>
    <w:p w14:paraId="3BC27E0E" w14:textId="77777777" w:rsidR="008404B6" w:rsidRPr="00D74D71" w:rsidRDefault="008404B6" w:rsidP="00A4467F">
      <w:pPr>
        <w:jc w:val="both"/>
        <w:rPr>
          <w:lang w:val="de-DE"/>
        </w:rPr>
      </w:pPr>
    </w:p>
    <w:p w14:paraId="2A235327" w14:textId="19666865" w:rsidR="002C10E7" w:rsidRDefault="00000000" w:rsidP="00A4467F">
      <w:pPr>
        <w:jc w:val="both"/>
        <w:rPr>
          <w:lang w:val="de-DE"/>
        </w:rPr>
      </w:pPr>
      <w:r>
        <w:rPr>
          <w:lang w:val="de-DE"/>
        </w:rPr>
        <w:t>Erst seit Kurzem stehen Forschungsinfrastrukturen zur Verfügung, die es erlauben, solche Muster der Mitüberlieferung systematisch und vergleichend zu untersuchen. Die hier verwen</w:t>
        <w:softHyphen/>
        <w:t xml:space="preserve">deten Daten bauen auf dem Korpus auf, das für den </w:t>
      </w:r>
      <w:r>
        <w:rPr>
          <w:i/>
          <w:iCs/>
          <w:lang w:val="de-DE"/>
        </w:rPr>
        <w:t>Science</w:t>
      </w:r>
      <w:r>
        <w:rPr>
          <w:lang w:val="de-DE"/>
        </w:rPr>
        <w:t xml:space="preserve">-Aufsatz „Forgotten Books“ (Kestemont </w:t>
      </w:r>
      <w:r>
        <w:rPr>
          <w:i/>
          <w:iCs/>
          <w:lang w:val="de-DE"/>
        </w:rPr>
        <w:t>et al.</w:t>
      </w:r>
      <w:r>
        <w:rPr>
          <w:lang w:val="de-DE"/>
        </w:rPr>
        <w:t xml:space="preserve"> 2022) zusammengestellt wurde.</w:t>
      </w:r>
      <w:r>
        <w:t xml:space="preserve"> </w:t>
      </w:r>
      <w:ins w:id="14" w:author="Elisabeth de Bruijn" w:date="2026-09-18T09:32:00Z" w16du:dateUtc="2026-09-18T07:32:00Z">
        <w:r>
          <w:t xml:space="preserve">Die Studie zeigte erhebliche Unterschiede im Überleben von </w:t>
        </w:r>
        <w:r>
          <w:rPr>
            <w:i/>
            <w:iCs/>
          </w:rPr>
          <w:t xml:space="preserve">chivalric romances</w:t>
        </w:r>
        <w:r>
          <w:t xml:space="preserve"> in sechs europäischen Volkssprachen.</w:t>
        </w:r>
        <w:r>
          <w:rPr>
            <w:lang w:val="de-DE"/>
          </w:rPr>
          <w:t xml:space="preserve"> </w:t>
        </w:r>
      </w:ins>
      <w:r>
        <w:rPr>
          <w:lang w:val="de-DE"/>
        </w:rPr>
        <w:t xml:space="preserve">Dieses Korpus wird gegenwärtig in einer Kooperation zwischen der École nationale des chartes in Paris (im Rahmen des ERC-geförderten Projekts LostMa) und der Universität Antwerpen erweitert</w:t>
      </w:r>
      <w:ins w:id="15" w:author="Elisabeth de Bruijn" w:date="2026-09-18T09:34:00Z" w16du:dateUtc="2026-09-18T07:34:00Z">
        <w:r>
          <w:rPr>
            <w:lang w:val="de-DE"/>
          </w:rPr>
          <w:t xml:space="preserve">. </w:t>
        </w:r>
      </w:ins>
      <w:ins w:id="16" w:author="Elisabeth de Bruijn" w:date="2026-09-18T09:34:00Z">
        <w:r>
          <w:t xml:space="preserve">Ziel ist es, die erhaltene handschriftliche Überlieferung in sämtlichen europäischen Volkssprachen möglichst vollständig zu dokumentieren</w:t>
        </w:r>
      </w:ins>
      <w:ins w:id="17" w:author="Elisabeth de Bruijn" w:date="2026-09-18T09:34:00Z" w16du:dateUtc="2026-09-18T07:34:00Z">
        <w:r>
          <w:rPr>
            <w:lang w:val="de-DE"/>
          </w:rPr>
          <w:t xml:space="preserve"> </w:t>
        </w:r>
      </w:ins>
      <w:r>
        <w:rPr>
          <w:lang w:val="de-DE"/>
        </w:rPr>
        <w:t xml:space="preserve">(Reignier </w:t>
      </w:r>
      <w:r>
        <w:rPr>
          <w:i/>
          <w:iCs/>
          <w:lang w:val="de-DE"/>
        </w:rPr>
        <w:t>et al.</w:t>
      </w:r>
      <w:r>
        <w:rPr>
          <w:lang w:val="de-DE"/>
        </w:rPr>
        <w:t xml:space="preserve"> 2026, bes. Tab. 1). </w:t>
      </w:r>
      <w:ins w:id="18" w:author="Elisabeth de Bruijn" w:date="2026-09-18T09:35:00Z">
        <w:r>
          <w:t xml:space="preserve">In Anlehnung an die internationale Forschungstradition verwendet die daraus hervorgehende Datenbank </w:t>
        </w:r>
        <w:r>
          <w:rPr>
            <w:i/>
            <w:iCs/>
          </w:rPr>
          <w:t>romance</w:t>
        </w:r>
        <w:r>
          <w:t xml:space="preserve"> als sprachübergreifenden Oberbegriff für ritterliche Erzählungen. Dieser umfasst so</w:t>
        </w:r>
      </w:ins>
      <w:r>
        <w:softHyphen/>
      </w:r>
      <w:ins w:id="19" w:author="Elisabeth de Bruijn" w:date="2026-09-18T09:35:00Z">
        <w:r>
          <w:t xml:space="preserve">wohl Romane im engeren Sinne als auch Traditionen wie die </w:t>
        </w:r>
        <w:r>
          <w:rPr>
            <w:i/>
            <w:iCs/>
          </w:rPr>
          <w:t>chansons de geste</w:t>
        </w:r>
        <w:r>
          <w:t xml:space="preserve"> und die deutsche Heldendichtung. Erfasst werden die einzelnen Werke und ihre handschriftlichen </w:t>
        </w:r>
      </w:ins>
      <w:r>
        <w:t>Text</w:t>
      </w:r>
      <w:ins w:id="20" w:author="Elisabeth de Bruijn" w:date="2026-09-18T09:35:00Z">
        <w:r>
          <w:t xml:space="preserve">zeugen sowie chronologische und literaturhistorische Metadaten. Eine vollständige Rekonstruktion des gesamten Inhalts aller betreffenden Handschriften würde den Rahmen des Projekts sprengen. Die systematische Erfassung der Handschriften und Signaturen macht es jedoch erstmals möglich, Mitüberlieferungsmuster innerhalb dieses Erzählfeldes sprach</w:t>
        </w:r>
      </w:ins>
      <w:r>
        <w:softHyphen/>
      </w:r>
      <w:ins w:id="21" w:author="Elisabeth de Bruijn" w:date="2026-09-18T09:35:00Z">
        <w:r>
          <w:t xml:space="preserve">übergreifend zu vergleichen.</w:t>
        </w:r>
      </w:ins>
    </w:p>
    <w:p w14:paraId="2FFA4395" w14:textId="77777777" w:rsidR="008404B6" w:rsidRPr="00D74D71" w:rsidRDefault="008404B6" w:rsidP="00A4467F">
      <w:pPr>
        <w:jc w:val="both"/>
        <w:rPr>
          <w:lang w:val="de-DE"/>
        </w:rPr>
      </w:pPr>
    </w:p>
    <w:p w14:paraId="2839BC50" w14:textId="48CCFAED" w:rsidR="002C10E7" w:rsidRDefault="00000000" w:rsidP="00A4467F">
      <w:pPr>
        <w:jc w:val="both"/>
        <w:rPr>
          <w:lang w:val="de-DE"/>
        </w:rPr>
      </w:pPr>
      <w:r>
        <w:rPr>
          <w:lang w:val="de-DE"/>
        </w:rPr>
        <w:t xml:space="preserve">Der vorliegende Beitrag </w:t>
      </w:r>
      <w:ins w:id="22" w:author="Elisabeth de Bruijn" w:date="2026-09-18T09:44:00Z">
        <w:r>
          <w:t xml:space="preserve">fragt empirisch, wie Werke dieses Erzählfeldes gemeinsam überliefert wurden und ob</w:t>
        </w:r>
      </w:ins>
      <w:ins w:id="23" w:author="Elisabeth de Bruijn" w:date="2026-09-18T09:52:00Z" w16du:dateUtc="2026-09-18T07:52:00Z">
        <w:r>
          <w:t xml:space="preserve"> sich</w:t>
        </w:r>
      </w:ins>
      <w:ins w:id="24" w:author="Elisabeth de Bruijn" w:date="2026-09-18T09:44:00Z">
        <w:r>
          <w:t xml:space="preserve"> ihre Zugehörigkeit zu Bodels </w:t>
        </w:r>
        <w:r>
          <w:rPr>
            <w:i/>
            <w:iCs/>
          </w:rPr>
          <w:t>matières</w:t>
        </w:r>
        <w:r>
          <w:t xml:space="preserve"> Muster der Mitüberlieferung </w:t>
        </w:r>
      </w:ins>
      <w:ins w:id="25" w:author="Elisabeth de Bruijn" w:date="2026-09-18T09:52:00Z" w16du:dateUtc="2026-09-18T07:52:00Z">
        <w:r>
          <w:t>niederschlägt</w:t>
        </w:r>
      </w:ins>
      <w:r>
        <w:rPr>
          <w:lang w:val="de-DE"/>
        </w:rPr>
        <w:t xml:space="preserve">. Werden Werke, die derselben Bodel’schen </w:t>
      </w:r>
      <w:r>
        <w:rPr>
          <w:i/>
          <w:iCs/>
          <w:lang w:val="de-DE"/>
        </w:rPr>
        <w:t>matière</w:t>
      </w:r>
      <w:r>
        <w:rPr>
          <w:lang w:val="de-DE"/>
        </w:rPr>
        <w:t xml:space="preserve"> angehören, </w:t>
      </w:r>
      <w:ins w:id="26" w:author="Elisabeth de Bruijn" w:date="2026-09-18T09:50:00Z" w16du:dateUtc="2026-09-18T07:50:00Z">
        <w:r>
          <w:rPr>
            <w:lang w:val="de-DE"/>
          </w:rPr>
          <w:t xml:space="preserve">auch </w:t>
        </w:r>
      </w:ins>
      <w:r>
        <w:rPr>
          <w:lang w:val="de-DE"/>
        </w:rPr>
        <w:t>häufiger gemeinsam über</w:t>
      </w:r>
      <w:ins w:id="27" w:author="Elisabeth de Bruijn" w:date="2026-09-18T09:50:00Z" w16du:dateUtc="2026-09-18T07:50:00Z">
        <w:r>
          <w:rPr>
            <w:lang w:val="de-DE"/>
          </w:rPr>
          <w:softHyphen/>
        </w:r>
      </w:ins>
      <w:r>
        <w:rPr>
          <w:lang w:val="de-DE"/>
        </w:rPr>
        <w:t xml:space="preserve">liefert? Gegenstand der Analyse sind daher nicht nur die einzelnen Werke, sondern vor allem die </w:t>
      </w:r>
      <w:ins w:id="28" w:author="Elisabeth de Bruijn" w:date="2026-09-18T09:45:00Z" w16du:dateUtc="2026-09-18T07:45:00Z">
        <w:r>
          <w:rPr>
            <w:lang w:val="de-DE"/>
          </w:rPr>
          <w:t>Mehrtext</w:t>
        </w:r>
      </w:ins>
      <w:ins w:id="29" w:author="Elisabeth de Bruijn" w:date="2026-09-18T09:49:00Z" w16du:dateUtc="2026-09-18T07:49:00Z">
        <w:r>
          <w:rPr>
            <w:lang w:val="de-DE"/>
          </w:rPr>
          <w:t>k</w:t>
        </w:r>
      </w:ins>
      <w:ins w:id="30" w:author="Elisabeth de Bruijn" w:date="2026-09-18T09:45:00Z" w16du:dateUtc="2026-09-18T07:45:00Z">
        <w:r>
          <w:rPr>
            <w:lang w:val="de-DE"/>
          </w:rPr>
          <w:t>ontexte</w:t>
        </w:r>
      </w:ins>
      <w:r>
        <w:rPr>
          <w:lang w:val="de-DE"/>
        </w:rPr>
        <w:t xml:space="preserve">, in denen sie </w:t>
      </w:r>
      <w:ins w:id="31" w:author="Elisabeth de Bruijn" w:date="2026-09-18T09:45:00Z" w16du:dateUtc="2026-09-18T07:45:00Z">
        <w:r>
          <w:rPr>
            <w:lang w:val="de-DE"/>
          </w:rPr>
          <w:t>überliefert sind</w:t>
        </w:r>
      </w:ins>
      <w:r>
        <w:rPr>
          <w:lang w:val="de-DE"/>
        </w:rPr>
        <w:t xml:space="preserve">. Diese </w:t>
      </w:r>
      <w:ins w:id="32" w:author="Elisabeth de Bruijn" w:date="2026-09-18T09:45:00Z" w16du:dateUtc="2026-09-18T07:45:00Z">
        <w:r>
          <w:rPr>
            <w:lang w:val="de-DE"/>
          </w:rPr>
          <w:t>handschriftliche</w:t>
        </w:r>
      </w:ins>
      <w:ins w:id="33" w:author="Elisabeth de Bruijn" w:date="2026-09-18T09:47:00Z" w16du:dateUtc="2026-09-18T07:47:00Z">
        <w:r>
          <w:rPr>
            <w:lang w:val="de-DE"/>
          </w:rPr>
          <w:t>n</w:t>
        </w:r>
      </w:ins>
      <w:ins w:id="34" w:author="Elisabeth de Bruijn" w:date="2026-09-18T09:45:00Z" w16du:dateUtc="2026-09-18T07:45:00Z">
        <w:r>
          <w:rPr>
            <w:lang w:val="de-DE"/>
          </w:rPr>
          <w:t xml:space="preserve"> </w:t>
        </w:r>
      </w:ins>
      <w:r>
        <w:rPr>
          <w:lang w:val="de-DE"/>
        </w:rPr>
        <w:t>Konstel</w:t>
      </w:r>
      <w:ins w:id="35" w:author="Elisabeth de Bruijn" w:date="2026-09-18T09:50:00Z" w16du:dateUtc="2026-09-18T07:50:00Z">
        <w:r>
          <w:rPr>
            <w:lang w:val="de-DE"/>
          </w:rPr>
          <w:softHyphen/>
        </w:r>
      </w:ins>
      <w:r>
        <w:rPr>
          <w:lang w:val="de-DE"/>
        </w:rPr>
        <w:t xml:space="preserve">lationen </w:t>
      </w:r>
      <w:ins w:id="36" w:author="Elisabeth de Bruijn" w:date="2026-09-18T09:45:00Z" w16du:dateUtc="2026-09-18T07:45:00Z">
        <w:r>
          <w:rPr>
            <w:lang w:val="de-DE"/>
          </w:rPr>
          <w:t xml:space="preserve">ermöglichen </w:t>
        </w:r>
      </w:ins>
      <w:r>
        <w:rPr>
          <w:lang w:val="de-DE"/>
        </w:rPr>
        <w:t xml:space="preserve">es, </w:t>
      </w:r>
      <w:ins w:id="37" w:author="Elisabeth de Bruijn" w:date="2026-09-18T09:46:00Z">
        <w:r>
          <w:t xml:space="preserve">aus Mustern der Mitüberlieferung Textgemeinschaften zu identifi</w:t>
        </w:r>
      </w:ins>
      <w:ins w:id="38" w:author="Elisabeth de Bruijn" w:date="2026-09-18T09:50:00Z" w16du:dateUtc="2026-09-18T07:50:00Z">
        <w:r>
          <w:softHyphen/>
        </w:r>
      </w:ins>
      <w:ins w:id="39" w:author="Elisabeth de Bruijn" w:date="2026-09-18T09:46:00Z">
        <w:r>
          <w:t xml:space="preserve">zieren und zu prüfen, inwieweit diese etablierten literaturhistorischen Kategorien entsprechen.</w:t>
        </w:r>
      </w:ins>
      <w:r>
        <w:rPr>
          <w:lang w:val="de-DE"/>
        </w:rPr>
        <w:t xml:space="preserve"> Unser Augenmerk gilt der französischen und der deutschen Überlieferung – den beiden größten Korpora der LostMa-Datenbank und zwei Literaturtraditionen, die durch </w:t>
      </w:r>
      <w:ins w:id="40" w:author="Elisabeth de Bruijn" w:date="2026-09-18T09:46:00Z" w16du:dateUtc="2026-09-18T07:46:00Z">
        <w:r>
          <w:rPr>
            <w:lang w:val="de-DE"/>
          </w:rPr>
          <w:t>jahrhundertelange Austauschprozesse</w:t>
        </w:r>
      </w:ins>
      <w:r>
        <w:rPr>
          <w:lang w:val="de-DE"/>
        </w:rPr>
        <w:t xml:space="preserve"> eng miteinander verbunden sind. Mithilfe quantitativer Netzwerkanalyse untersuchen wir </w:t>
      </w:r>
      <w:ins w:id="41" w:author="Elisabeth de Bruijn" w:date="2026-09-18T09:52:00Z" w16du:dateUtc="2026-09-18T07:52:00Z">
        <w:r>
          <w:rPr>
            <w:lang w:val="de-DE"/>
          </w:rPr>
          <w:t xml:space="preserve">die </w:t>
        </w:r>
      </w:ins>
      <w:r>
        <w:rPr>
          <w:lang w:val="de-DE"/>
        </w:rPr>
        <w:t>Kohäsion und Zusammensetzung der Textgemein</w:t>
      </w:r>
      <w:ins w:id="42" w:author="Elisabeth de Bruijn" w:date="2026-09-18T09:52:00Z" w16du:dateUtc="2026-09-18T07:52:00Z">
        <w:r>
          <w:rPr>
            <w:lang w:val="de-DE"/>
          </w:rPr>
          <w:softHyphen/>
        </w:r>
      </w:ins>
      <w:r>
        <w:rPr>
          <w:lang w:val="de-DE"/>
        </w:rPr>
        <w:t xml:space="preserve">schaften, die sich in beiden Traditionen abzeichnen. </w:t>
      </w:r>
      <w:ins w:id="43" w:author="Elisabeth de Bruijn" w:date="2026-09-18T09:48:00Z" w16du:dateUtc="2026-09-18T07:48:00Z">
        <w:r>
          <w:rPr>
            <w:lang w:val="de-DE"/>
          </w:rPr>
          <w:t xml:space="preserve">Dabei </w:t>
        </w:r>
      </w:ins>
      <w:r>
        <w:rPr>
          <w:lang w:val="de-DE"/>
        </w:rPr>
        <w:t>fragen wir</w:t>
      </w:r>
      <w:ins w:id="44" w:author="Elisabeth de Bruijn" w:date="2026-09-18T09:48:00Z" w16du:dateUtc="2026-09-18T07:48:00Z">
        <w:r>
          <w:rPr>
            <w:lang w:val="de-DE"/>
          </w:rPr>
          <w:t xml:space="preserve"> sowohl</w:t>
        </w:r>
      </w:ins>
      <w:r>
        <w:rPr>
          <w:lang w:val="de-DE"/>
        </w:rPr>
        <w:t xml:space="preserve">, inwieweit </w:t>
      </w:r>
      <w:ins w:id="45" w:author="Elisabeth de Bruijn" w:date="2026-09-18T09:48:00Z" w16du:dateUtc="2026-09-18T07:48:00Z">
        <w:r>
          <w:rPr>
            <w:lang w:val="de-DE"/>
          </w:rPr>
          <w:t>diese Gemein</w:t>
        </w:r>
      </w:ins>
      <w:ins w:id="46" w:author="Elisabeth de Bruijn" w:date="2026-09-18T09:50:00Z" w16du:dateUtc="2026-09-18T07:50:00Z">
        <w:r>
          <w:rPr>
            <w:lang w:val="de-DE"/>
          </w:rPr>
          <w:softHyphen/>
        </w:r>
      </w:ins>
      <w:ins w:id="47" w:author="Elisabeth de Bruijn" w:date="2026-09-18T09:48:00Z" w16du:dateUtc="2026-09-18T07:48:00Z">
        <w:r>
          <w:rPr>
            <w:lang w:val="de-DE"/>
          </w:rPr>
          <w:t>schaften</w:t>
        </w:r>
      </w:ins>
      <w:r>
        <w:rPr>
          <w:lang w:val="de-DE"/>
        </w:rPr>
        <w:t xml:space="preserve"> Bodels </w:t>
      </w:r>
      <w:r>
        <w:rPr>
          <w:i/>
          <w:iCs/>
          <w:lang w:val="de-DE"/>
        </w:rPr>
        <w:t>matières</w:t>
      </w:r>
      <w:r>
        <w:rPr>
          <w:lang w:val="de-DE"/>
        </w:rPr>
        <w:t xml:space="preserve"> entsprechen, </w:t>
      </w:r>
      <w:ins w:id="48" w:author="Elisabeth de Bruijn" w:date="2026-09-18T09:48:00Z" w16du:dateUtc="2026-09-18T07:48:00Z">
        <w:r>
          <w:rPr>
            <w:lang w:val="de-DE"/>
          </w:rPr>
          <w:t>als auch</w:t>
        </w:r>
      </w:ins>
      <w:r>
        <w:rPr>
          <w:lang w:val="de-DE"/>
        </w:rPr>
        <w:t xml:space="preserve">, welche </w:t>
      </w:r>
      <w:ins w:id="49" w:author="Elisabeth de Bruijn" w:date="2026-09-18T09:48:00Z" w16du:dateUtc="2026-09-18T07:48:00Z">
        <w:r>
          <w:rPr>
            <w:lang w:val="de-DE"/>
          </w:rPr>
          <w:t>Überlieferungsm</w:t>
        </w:r>
      </w:ins>
      <w:r>
        <w:rPr>
          <w:lang w:val="de-DE"/>
        </w:rPr>
        <w:t xml:space="preserve">uster </w:t>
      </w:r>
      <w:ins w:id="50" w:author="Elisabeth de Bruijn" w:date="2026-09-18T09:49:00Z" w16du:dateUtc="2026-09-18T07:49:00Z">
        <w:r>
          <w:rPr>
            <w:lang w:val="de-DE"/>
          </w:rPr>
          <w:t>durch sein</w:t>
        </w:r>
      </w:ins>
      <w:r>
        <w:rPr>
          <w:lang w:val="de-DE"/>
        </w:rPr>
        <w:t xml:space="preserve"> Klassifikations</w:t>
      </w:r>
      <w:ins w:id="51" w:author="Elisabeth de Bruijn" w:date="2026-09-18T09:50:00Z" w16du:dateUtc="2026-09-18T07:50:00Z">
        <w:r>
          <w:rPr>
            <w:lang w:val="de-DE"/>
          </w:rPr>
          <w:softHyphen/>
        </w:r>
      </w:ins>
      <w:r>
        <w:rPr>
          <w:lang w:val="de-DE"/>
        </w:rPr>
        <w:t>schema nicht angemessen erfasst werden.</w:t>
      </w:r>
    </w:p>
    <w:p w14:paraId="5107A8AC" w14:textId="77777777" w:rsidR="008404B6" w:rsidRPr="00D74D71" w:rsidRDefault="008404B6" w:rsidP="00A4467F">
      <w:pPr>
        <w:jc w:val="both"/>
        <w:rPr>
          <w:lang w:val="de-DE"/>
        </w:rPr>
      </w:pPr>
    </w:p>
    <w:p w14:paraId="49FA04EE" w14:textId="77777777" w:rsidR="002C10E7" w:rsidRPr="00D74D71" w:rsidRDefault="00000000" w:rsidP="00A4467F">
      <w:pPr>
        <w:keepNext/>
        <w:rPr>
          <w:lang w:val="de-DE"/>
        </w:rPr>
      </w:pPr>
      <w:r>
        <w:rPr>
          <w:b/>
          <w:bCs/>
          <w:lang w:val="de-DE"/>
        </w:rPr>
        <w:t>Datenaufbereitung</w:t>
      </w:r>
    </w:p>
    <w:p w14:paraId="52B580C5" w14:textId="77777777" w:rsidR="008404B6" w:rsidRDefault="008404B6" w:rsidP="00A4467F">
      <w:pPr>
        <w:jc w:val="both"/>
        <w:rPr>
          <w:lang w:val="de-DE"/>
        </w:rPr>
      </w:pPr>
    </w:p>
    <w:p w14:paraId="179BFD53" w14:textId="2DDEAD92" w:rsidR="002C10E7" w:rsidRDefault="00000000" w:rsidP="00A4467F">
      <w:pPr>
        <w:jc w:val="both"/>
        <w:rPr>
          <w:lang w:val="de-DE"/>
        </w:rPr>
      </w:pPr>
      <w:r>
        <w:rPr>
          <w:lang w:val="de-DE"/>
        </w:rPr>
        <w:t xml:space="preserve">Die Forschungsdaten wurden automatisiert aus der LostMa-Heurist-Datenbank abgerufen (Stand: 26. August 2026). Sowohl für das Deutsche (Mittelhochdeutsch) als auch für das Französische (Alt- und Mittelfranzösisch als ein Korpus behandelt) wurden alle Werke und alle handschriftlichen Textzeugen, in denen sie erhalten sind, erfasst. Daraus ergab sich ein Korpus von 313 französischen Werken in 1.279 Handschriften und 143 deutschen Werken in 1.215 Handschriften. Für jeden Textzeugen wurden der Erhaltungszustand (vollständig, defekt, fragmentarisch usw.) und die geschätzte mittlere Entstehungszeit der Handschrift erhoben; ebenso wurden die geschätzten Entstehungsdaten der Werke aufgenommen. Anschließend wurde jedem Werk eine einzige </w:t>
      </w:r>
      <w:r>
        <w:rPr>
          <w:i/>
          <w:iCs/>
          <w:lang w:val="de-DE"/>
        </w:rPr>
        <w:t>matière</w:t>
      </w:r>
      <w:r>
        <w:rPr>
          <w:lang w:val="de-DE"/>
        </w:rPr>
        <w:t xml:space="preserve"> zugewiesen. Wo immer möglich, wurde diese </w:t>
        <w:lastRenderedPageBreak/>
        <w:t>Klassifikation aus dem Stoffkreis (</w:t>
      </w:r>
      <w:r>
        <w:rPr>
          <w:i/>
          <w:iCs/>
          <w:lang w:val="de-DE"/>
        </w:rPr>
        <w:t>storyverse</w:t>
      </w:r>
      <w:r>
        <w:rPr>
          <w:lang w:val="de-DE"/>
        </w:rPr>
        <w:t>) oder Zyklus abgeleitet, dem das Werk in der Datenbank zugeordnet ist. Wo auf dieser Ebene keine Klassifikation vorlag, wurde, sofern vorhanden, die direkt für den Stoff (</w:t>
      </w:r>
      <w:r>
        <w:rPr>
          <w:i/>
          <w:iCs/>
          <w:lang w:val="de-DE"/>
        </w:rPr>
        <w:t>story</w:t>
      </w:r>
      <w:r>
        <w:rPr>
          <w:lang w:val="de-DE"/>
        </w:rPr>
        <w:t xml:space="preserve">) des Werkes verzeichnete </w:t>
      </w:r>
      <w:r>
        <w:rPr>
          <w:i/>
          <w:iCs/>
          <w:lang w:val="de-DE"/>
        </w:rPr>
        <w:t>matière</w:t>
      </w:r>
      <w:r>
        <w:rPr>
          <w:lang w:val="de-DE"/>
        </w:rPr>
        <w:t xml:space="preserve"> herangezogen. Bei der Konsolidierung dieser Klassifikationen wurden zwei in der Datenbank verwendete Etiketten den vier Kategorien unserer Analyse untergeordnet, die wir im Folgenden mit den auch in den Abbildungen verwendeten Bezeichnungen </w:t>
      </w:r>
      <w:r>
        <w:rPr>
          <w:i/>
          <w:iCs/>
          <w:lang w:val="de-DE"/>
        </w:rPr>
        <w:t>Britain</w:t>
      </w:r>
      <w:r>
        <w:rPr>
          <w:lang w:val="de-DE"/>
        </w:rPr>
        <w:t xml:space="preserve">, </w:t>
      </w:r>
      <w:r>
        <w:rPr>
          <w:i/>
          <w:iCs/>
          <w:lang w:val="de-DE"/>
        </w:rPr>
        <w:t>France</w:t>
      </w:r>
      <w:r>
        <w:rPr>
          <w:lang w:val="de-DE"/>
        </w:rPr>
        <w:t xml:space="preserve">, </w:t>
      </w:r>
      <w:r>
        <w:rPr>
          <w:i/>
          <w:iCs/>
          <w:lang w:val="de-DE"/>
        </w:rPr>
        <w:t>Rome</w:t>
      </w:r>
      <w:r>
        <w:rPr>
          <w:lang w:val="de-DE"/>
        </w:rPr>
        <w:t xml:space="preserve"> und </w:t>
      </w:r>
      <w:r>
        <w:rPr>
          <w:i/>
          <w:iCs/>
          <w:lang w:val="de-DE"/>
        </w:rPr>
        <w:t>Other</w:t>
      </w:r>
      <w:r>
        <w:rPr>
          <w:lang w:val="de-DE"/>
        </w:rPr>
        <w:t xml:space="preserve"> benennen: </w:t>
      </w:r>
      <w:r>
        <w:rPr>
          <w:i/>
          <w:iCs/>
          <w:lang w:val="de-DE"/>
        </w:rPr>
        <w:t>Antiquity</w:t>
      </w:r>
      <w:r>
        <w:rPr>
          <w:lang w:val="de-DE"/>
        </w:rPr>
        <w:t xml:space="preserve">, das Werke mit antikem Stoff bezeichnet, wurde </w:t>
      </w:r>
      <w:r>
        <w:rPr>
          <w:i/>
          <w:iCs/>
          <w:lang w:val="de-DE"/>
        </w:rPr>
        <w:t>Rome</w:t>
      </w:r>
      <w:r>
        <w:rPr>
          <w:lang w:val="de-DE"/>
        </w:rPr>
        <w:t xml:space="preserve"> zugeschlagen, während </w:t>
      </w:r>
      <w:r>
        <w:rPr>
          <w:i/>
          <w:iCs/>
          <w:lang w:val="de-DE"/>
        </w:rPr>
        <w:t>England</w:t>
      </w:r>
      <w:r>
        <w:rPr>
          <w:lang w:val="de-DE"/>
        </w:rPr>
        <w:t xml:space="preserve">, das für insulare Helden außerhalb der Artustradition verwendet wird, unter </w:t>
      </w:r>
      <w:r>
        <w:rPr>
          <w:i/>
          <w:iCs/>
          <w:lang w:val="de-DE"/>
        </w:rPr>
        <w:t>Other</w:t>
      </w:r>
      <w:r>
        <w:rPr>
          <w:lang w:val="de-DE"/>
        </w:rPr>
        <w:t xml:space="preserve"> subsumiert wurde. Alle Werke, die dem sogenannten „karolingischen“ Zyklus zugeordnet sind, wurden </w:t>
      </w:r>
      <w:r>
        <w:rPr>
          <w:i/>
          <w:iCs/>
          <w:lang w:val="de-DE"/>
        </w:rPr>
        <w:t>France</w:t>
      </w:r>
      <w:r>
        <w:rPr>
          <w:lang w:val="de-DE"/>
        </w:rPr>
        <w:t xml:space="preserve"> zugewiesen.</w:t>
      </w:r>
    </w:p>
    <w:p w14:paraId="364E4B6A" w14:textId="77777777" w:rsidR="008404B6" w:rsidRPr="00D74D71" w:rsidRDefault="008404B6" w:rsidP="00A4467F">
      <w:pPr>
        <w:jc w:val="both"/>
        <w:rPr>
          <w:lang w:val="de-DE"/>
        </w:rPr>
      </w:pPr>
    </w:p>
    <w:p w14:paraId="56520AFB" w14:textId="714BC9AF" w:rsidR="002C10E7" w:rsidRDefault="00000000" w:rsidP="00A4467F">
      <w:pPr>
        <w:jc w:val="both"/>
        <w:rPr>
          <w:lang w:val="de-DE"/>
        </w:rPr>
      </w:pPr>
      <w:r>
        <w:rPr>
          <w:lang w:val="de-DE"/>
        </w:rPr>
        <w:t xml:space="preserve">Solche Zuweisungen sind nicht ganz unproblematisch, da die Grenzen zwischen den </w:t>
      </w:r>
      <w:r>
        <w:rPr>
          <w:i/>
          <w:iCs/>
          <w:lang w:val="de-DE"/>
        </w:rPr>
        <w:t>matières</w:t>
      </w:r>
      <w:r>
        <w:rPr>
          <w:lang w:val="de-DE"/>
        </w:rPr>
        <w:t xml:space="preserve"> nicht in allen Fällen gleich klar sind. Die Artustradition bietet über ihre Bindung an König Artus eine relativ kohärente Grundlage für die Bestimmung der </w:t>
      </w:r>
      <w:r>
        <w:rPr>
          <w:i/>
          <w:iCs/>
          <w:lang w:val="de-DE"/>
        </w:rPr>
        <w:t xml:space="preserve">matière de Bretagne</w:t>
      </w:r>
      <w:r>
        <w:rPr>
          <w:lang w:val="de-DE"/>
        </w:rPr>
        <w:t xml:space="preserve">, wenngleich der Zusammenhang bei den Tristantexten, deren Einbindung in die Artuswelt sekundär ist, weniger eindeutig ist. Die </w:t>
      </w:r>
      <w:r>
        <w:rPr>
          <w:i/>
          <w:iCs/>
          <w:lang w:val="de-DE"/>
        </w:rPr>
        <w:t xml:space="preserve">matière de France</w:t>
      </w:r>
      <w:r>
        <w:rPr>
          <w:lang w:val="de-DE"/>
        </w:rPr>
        <w:t xml:space="preserve"> lässt sich im französischen Korpus relativ klar abgrenzen, </w:t>
      </w:r>
      <w:ins w:id="52" w:author="Elisabeth de Bruijn" w:date="2026-09-18T09:54:00Z" w16du:dateUtc="2026-09-18T07:54:00Z">
        <w:r>
          <w:rPr>
            <w:lang w:val="de-DE"/>
          </w:rPr>
          <w:t xml:space="preserve">zumal </w:t>
        </w:r>
      </w:ins>
      <w:r>
        <w:rPr>
          <w:lang w:val="de-DE"/>
        </w:rPr>
        <w:t xml:space="preserve">die </w:t>
      </w:r>
      <w:r>
        <w:rPr>
          <w:i/>
          <w:iCs/>
          <w:lang w:val="de-DE"/>
        </w:rPr>
        <w:t xml:space="preserve">chansons de geste</w:t>
      </w:r>
      <w:r>
        <w:rPr>
          <w:lang w:val="de-DE"/>
        </w:rPr>
        <w:t xml:space="preserve"> zusätzlich durch formale Merkmale wie die Gliederung in </w:t>
      </w:r>
      <w:r>
        <w:rPr>
          <w:i/>
          <w:iCs/>
          <w:lang w:val="de-DE"/>
        </w:rPr>
        <w:t>laisses</w:t>
      </w:r>
      <w:r>
        <w:rPr>
          <w:lang w:val="de-DE"/>
        </w:rPr>
        <w:t xml:space="preserve"> gekennzeichnet sind. Für die deutsche Tradition konnte sich unsere Klassifikation auf Bernd Basterts umfassende Studie zur deutschen Rezeption der </w:t>
      </w:r>
      <w:r>
        <w:rPr>
          <w:i/>
          <w:iCs/>
          <w:lang w:val="de-DE"/>
        </w:rPr>
        <w:t xml:space="preserve">chanson de geste</w:t>
      </w:r>
      <w:r>
        <w:rPr>
          <w:lang w:val="de-DE"/>
        </w:rPr>
        <w:t xml:space="preserve"> stützen (Bastert 2010). Weniger scharf ist die Grenze zwischen </w:t>
      </w:r>
      <w:r>
        <w:rPr>
          <w:i/>
          <w:iCs/>
          <w:lang w:val="de-DE"/>
        </w:rPr>
        <w:t>Rome</w:t>
      </w:r>
      <w:r>
        <w:rPr>
          <w:lang w:val="de-DE"/>
        </w:rPr>
        <w:t xml:space="preserve"> und </w:t>
      </w:r>
      <w:r>
        <w:rPr>
          <w:i/>
          <w:iCs/>
          <w:lang w:val="de-DE"/>
        </w:rPr>
        <w:t>Other</w:t>
      </w:r>
      <w:r>
        <w:rPr>
          <w:lang w:val="de-DE"/>
        </w:rPr>
        <w:t xml:space="preserve">, insbesondere bei Erzählungen, die antike Stoffe mit anderen Traditionen verbinden. Die Zuweisung einer einzigen </w:t>
      </w:r>
      <w:r>
        <w:rPr>
          <w:i/>
          <w:iCs/>
          <w:lang w:val="de-DE"/>
        </w:rPr>
        <w:t>matière</w:t>
      </w:r>
      <w:r>
        <w:rPr>
          <w:lang w:val="de-DE"/>
        </w:rPr>
        <w:t xml:space="preserve"> pro Werk ist daher als pragmatische analytische Klassifikation zu verstehen und nicht als Behauptung, alle Werke gehörten eindeutig zu einander ausschließenden litera</w:t>
      </w:r>
      <w:ins w:id="53" w:author="Elisabeth de Bruijn" w:date="2026-09-18T09:54:00Z" w16du:dateUtc="2026-09-18T07:54:00Z">
        <w:r>
          <w:rPr>
            <w:lang w:val="de-DE"/>
          </w:rPr>
          <w:t>tu</w:t>
        </w:r>
      </w:ins>
      <w:r>
        <w:rPr>
          <w:lang w:val="de-DE"/>
        </w:rPr>
        <w:t>rhistorischen Kategorien. Auch wenn einzelne Grenzfälle alternative Zuordnungen nahelegen mögen, erwarten wir nicht, dass sie die im Folgenden untersuchten übergreifenden Muster beeinflussen.</w:t>
      </w:r>
    </w:p>
    <w:p w14:paraId="1F7B094C" w14:textId="77777777" w:rsidR="008404B6" w:rsidRPr="00D74D71" w:rsidRDefault="008404B6" w:rsidP="00A4467F">
      <w:pPr>
        <w:jc w:val="both"/>
        <w:rPr>
          <w:lang w:val="de-DE"/>
        </w:rPr>
      </w:pPr>
    </w:p>
    <w:p w14:paraId="247C1102" w14:textId="77777777" w:rsidR="002C10E7" w:rsidRDefault="00000000" w:rsidP="00A4467F">
      <w:pPr>
        <w:keepNext/>
        <w:rPr>
          <w:b/>
          <w:bCs/>
          <w:lang w:val="de-DE"/>
        </w:rPr>
      </w:pPr>
      <w:r>
        <w:rPr>
          <w:b/>
          <w:bCs/>
          <w:lang w:val="de-DE"/>
        </w:rPr>
        <w:t>Französische und deutsche Ritterromane im Vergleich</w:t>
      </w:r>
    </w:p>
    <w:p w14:paraId="4DEEE1D5" w14:textId="77777777" w:rsidR="008404B6" w:rsidRPr="00D74D71" w:rsidRDefault="008404B6" w:rsidP="00A4467F">
      <w:pPr>
        <w:keepNext/>
        <w:rPr>
          <w:lang w:val="de-DE"/>
        </w:rPr>
      </w:pPr>
    </w:p>
    <w:p w14:paraId="46A53AB0" w14:textId="7DA66D59" w:rsidR="002C10E7" w:rsidRPr="00D74D71" w:rsidRDefault="00000000" w:rsidP="00A4467F">
      <w:pPr>
        <w:jc w:val="both"/>
        <w:rPr>
          <w:lang w:val="de-DE"/>
        </w:rPr>
      </w:pPr>
      <w:r>
        <w:rPr>
          <w:lang w:val="de-DE"/>
        </w:rPr>
        <w:t>Bevor wir uns der thematischen Organisation der handschriftlichen Überlieferung zuwenden, ist ein Vergleich der Grundstruktur des französischen und des deutschen Korpus aufschluss</w:t>
        <w:softHyphen/>
        <w:t xml:space="preserve">reich. Da unsere Analyse der Mitüberlieferung </w:t>
      </w:r>
      <w:ins w:id="54" w:author="Elisabeth de Bruijn" w:date="2026-09-18T09:59:00Z" w16du:dateUtc="2026-09-18T07:59:00Z">
        <w:r>
          <w:rPr>
            <w:lang w:val="de-DE"/>
          </w:rPr>
          <w:t>innerhalb des zuvor definierten Er</w:t>
        </w:r>
      </w:ins>
      <w:ins w:id="55" w:author="Elisabeth de Bruijn" w:date="2026-09-18T10:00:00Z" w16du:dateUtc="2026-09-18T08:00:00Z">
        <w:r>
          <w:rPr>
            <w:lang w:val="de-DE"/>
          </w:rPr>
          <w:t>zählfeldes</w:t>
        </w:r>
      </w:ins>
      <w:r>
        <w:rPr>
          <w:lang w:val="de-DE"/>
        </w:rPr>
        <w:t xml:space="preserve"> gilt, haben wir im Folgenden alle fragmentarischen Textzeugen ausgeschlossen: </w:t>
      </w:r>
      <w:ins w:id="56" w:author="Elisabeth de Bruijn" w:date="2026-09-18T09:58:00Z">
        <w:r>
          <w:t xml:space="preserve">Fragmente sind zwar für die Einschätzung der Verbreitung und Popularität von Texten unverzichtbar; ihr ursprünglicher handschriftlicher Kontext lässt sich jedoch häufig nicht zuverlässig rekon</w:t>
        </w:r>
      </w:ins>
      <w:ins w:id="57" w:author="Elisabeth de Bruijn" w:date="2026-09-18T10:00:00Z" w16du:dateUtc="2026-09-18T08:00:00Z">
        <w:r>
          <w:softHyphen/>
        </w:r>
      </w:ins>
      <w:ins w:id="58" w:author="Elisabeth de Bruijn" w:date="2026-09-18T09:58:00Z">
        <w:r>
          <w:t>struieren</w:t>
        </w:r>
      </w:ins>
      <w:r>
        <w:rPr>
          <w:lang w:val="de-DE"/>
        </w:rPr>
        <w:t xml:space="preserve">. Damit verbleiben </w:t>
      </w:r>
      <w:del w:id="9005" w:author="Claude" w:date="2026-09-20T12:00:00Z">
        <w:r>
          <w:rPr>
            <w:lang w:val="de-DE"/>
          </w:rPr>
          <w:delText xml:space="preserve">256 Werke in 911 Handschriften</w:delText>
        </w:r>
      </w:del>
      <w:ins w:id="9006" w:author="Claude" w:date="2026-09-20T12:00:00Z">
        <w:r>
          <w:rPr>
            <w:lang w:val="de-DE"/>
          </w:rPr>
          <w:t xml:space="preserve">296 Werke in 911 Handschriften</w:t>
        </w:r>
      </w:ins>
      <w:r>
        <w:rPr>
          <w:lang w:val="de-DE"/>
        </w:rPr>
        <w:t xml:space="preserve"> für das Französische und 118 Werke in 449 Handschriften für das Deutsche. Unsere Analyse beschränkt sich auf die Mitüber</w:t>
      </w:r>
      <w:r>
        <w:rPr>
          <w:lang w:val="de-DE"/>
        </w:rPr>
        <w:softHyphen/>
        <w:t xml:space="preserve">lieferung </w:t>
      </w:r>
      <w:ins w:id="59" w:author="Elisabeth de Bruijn" w:date="2026-09-18T09:59:00Z" w16du:dateUtc="2026-09-18T07:59:00Z">
        <w:r>
          <w:rPr>
            <w:lang w:val="de-DE"/>
          </w:rPr>
          <w:t xml:space="preserve">der in LostMa erfassten ritterlichen Erzählungen untereinander.</w:t>
        </w:r>
      </w:ins>
      <w:r>
        <w:rPr>
          <w:lang w:val="de-DE"/>
        </w:rPr>
        <w:t xml:space="preserve"> Andere in denselben Handschriften überlieferte Texte bleiben unberücksichtigt, da diese Daten im – ohnehin umfangreichen – LostMa-Korpus nicht systematisch </w:t>
      </w:r>
      <w:ins w:id="60" w:author="Elisabeth de Bruijn" w:date="2026-09-18T09:59:00Z" w16du:dateUtc="2026-09-18T07:59:00Z">
        <w:r>
          <w:rPr>
            <w:lang w:val="de-DE"/>
          </w:rPr>
          <w:t xml:space="preserve">erfasst </w:t>
        </w:r>
      </w:ins>
      <w:r>
        <w:rPr>
          <w:lang w:val="de-DE"/>
        </w:rPr>
        <w:t>wurden.</w:t>
      </w:r>
    </w:p>
    <w:p w14:paraId="4BC95E49" w14:textId="77777777" w:rsidR="002C10E7" w:rsidRPr="00D74D71" w:rsidRDefault="00000000" w:rsidP="00A4467F">
      <w:pPr>
        <w:keepNext/>
        <w:jc w:val="center"/>
        <w:rPr>
          <w:del w:id="9023" w:author="Claude" w:date="2026-09-20T12:00:00Z"/>
          <w:lang w:val="de-DE"/>
        </w:rPr>
      </w:pPr>
      <w:del w:id="9024" w:author="Claude" w:date="2026-09-20T12:00:00Z">
        <w:r>
          <w:rPr>
            <w:noProof/>
            <w:lang w:val="de-DE"/>
          </w:rPr>
          <w:lastRenderedPageBreak/>
          <w:drawing>
            <wp:inline distT="0" distB="0" distL="0" distR="0" wp14:anchorId="7078B15E" wp14:editId="61395915">
              <wp:extent cx="5762625" cy="3381375"/>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381375"/>
                      </a:xfrm>
                      <a:prstGeom prst="rect">
                        <a:avLst/>
                      </a:prstGeom>
                    </pic:spPr>
                  </pic:pic>
                </a:graphicData>
              </a:graphic>
            </wp:inline>
          </w:drawing>
        </w:r>
      </w:del>
    </w:p>
    <w:p w14:paraId="0AB2B67C" w14:textId="77777777" w:rsidR="008404B6" w:rsidRDefault="008404B6" w:rsidP="00037972">
      <w:pPr>
        <w:jc w:val="both"/>
        <w:rPr>
          <w:sz w:val="22"/>
          <w:szCs w:val="22"/>
          <w:lang w:val="de-DE"/>
        </w:rPr>
      </w:pPr>
    </w:p>
    <w:p w14:paraId="0732E306" w14:textId="605A7E78" w:rsidR="002C10E7" w:rsidRPr="00D74D71" w:rsidRDefault="00000000" w:rsidP="00037972">
      <w:pPr>
        <w:jc w:val="both"/>
        <w:rPr>
          <w:lang w:val="de-DE"/>
        </w:rPr>
      </w:pPr>
      <w:r>
        <w:rPr>
          <w:sz w:val="22"/>
          <w:szCs w:val="22"/>
          <w:lang w:val="de-DE"/>
        </w:rPr>
        <w:t xml:space="preserve">Abbildung 1: Boxplots zum Vergleich der beiden Traditionen in sechs Dimensionen, annotiert mit den Ergebnissen zweiseitiger Mann-Whitney-U-Tests. Die Sterne beziehen sich auf die Bonferroni-korrigierten p-Werte </w:t>
      </w:r>
      <w:del w:id="9001" w:author="Claude" w:date="2026-09-20T12:00:00Z">
        <w:r>
          <w:rPr>
            <w:sz w:val="22"/>
            <w:szCs w:val="22"/>
            <w:lang w:val="de-DE"/>
          </w:rPr>
          <w:delText xml:space="preserve">(sieben Tests): **</w:delText>
        </w:r>
      </w:del>
      <w:ins w:id="9002" w:author="Claude" w:date="2026-09-20T12:00:00Z">
        <w:r>
          <w:rPr>
            <w:sz w:val="22"/>
            <w:szCs w:val="22"/>
            <w:lang w:val="de-DE"/>
          </w:rPr>
          <w:t xml:space="preserve">(sieben Tests): ***</w:t>
        </w:r>
      </w:ins>
      <w:del w:id="9003" w:author="Claude" w:date="2026-09-20T12:00:00Z">
        <w:r>
          <w:rPr>
            <w:i/>
            <w:iCs/>
            <w:sz w:val="22"/>
            <w:szCs w:val="22"/>
            <w:lang w:val="de-DE"/>
          </w:rPr>
          <w:delText xml:space="preserve"> p &lt; 0,001;  p &lt; 0,01; </w:delText>
        </w:r>
      </w:del>
      <w:ins w:id="9004" w:author="Claude" w:date="2026-09-20T12:00:00Z">
        <w:r>
          <w:rPr>
            <w:i/>
            <w:iCs/>
            <w:sz w:val="22"/>
            <w:szCs w:val="22"/>
            <w:lang w:val="de-DE"/>
          </w:rPr>
          <w:t xml:space="preserve"> p &lt; 0,001; ** p &lt; 0,01; *</w:t>
        </w:r>
      </w:ins>
      <w:r>
        <w:rPr>
          <w:sz w:val="22"/>
          <w:szCs w:val="22"/>
          <w:lang w:val="de-DE"/>
        </w:rPr>
        <w:t xml:space="preserve"> p &lt; 0,05; ns = nicht signifikant.</w:t>
      </w:r>
    </w:p>
    <w:p w14:paraId="3CEDDC8E" w14:textId="77777777" w:rsidR="008404B6" w:rsidRPr="00037972" w:rsidRDefault="008404B6" w:rsidP="00A4467F">
      <w:pPr>
        <w:jc w:val="both"/>
        <w:rPr>
          <w:lang w:val="de-DE"/>
        </w:rPr>
      </w:pPr>
    </w:p>
    <w:p w14:paraId="65FD7F08" w14:textId="33A55D18" w:rsidR="0090087C" w:rsidRPr="00037972" w:rsidRDefault="00000000" w:rsidP="00A4467F">
      <w:pPr>
        <w:jc w:val="both"/>
        <w:rPr>
          <w:ins w:id="61" w:author="Elisabeth de Bruijn" w:date="2026-09-18T10:09:00Z" w16du:dateUtc="2026-09-18T08:09:00Z"/>
          <w:lang w:val="de-DE"/>
        </w:rPr>
      </w:pPr>
      <w:r>
        <w:rPr>
          <w:lang w:val="de-DE"/>
        </w:rPr>
        <w:t xml:space="preserve">Ein erster Vergleichspunkt ist </w:t>
      </w:r>
      <w:ins w:id="62" w:author="Elisabeth de Bruijn" w:date="2026-09-18T10:05:00Z" w16du:dateUtc="2026-09-18T08:05:00Z">
        <w:r>
          <w:rPr>
            <w:lang w:val="de-DE"/>
          </w:rPr>
          <w:t>die Verteilung der Werke dieses Erzählfeldes auf die</w:t>
        </w:r>
      </w:ins>
      <w:r>
        <w:rPr>
          <w:lang w:val="de-DE"/>
        </w:rPr>
        <w:t xml:space="preserve"> Handschriften. Französische Handschriften vereinen erheblich häufiger mehrere </w:t>
      </w:r>
      <w:ins w:id="63" w:author="Elisabeth de Bruijn" w:date="2026-09-18T10:05:00Z" w16du:dateUtc="2026-09-18T08:05:00Z">
        <w:r>
          <w:rPr>
            <w:lang w:val="de-DE"/>
          </w:rPr>
          <w:t>solcher Werke</w:t>
        </w:r>
      </w:ins>
      <w:r>
        <w:rPr>
          <w:lang w:val="de-DE"/>
        </w:rPr>
        <w:t xml:space="preserve">, während die deutsche Überlieferung stärker von Handschriften </w:t>
      </w:r>
      <w:ins w:id="64" w:author="Elisabeth de Bruijn" w:date="2026-09-18T10:06:00Z" w16du:dateUtc="2026-09-18T08:06:00Z">
        <w:r>
          <w:rPr>
            <w:lang w:val="de-DE"/>
          </w:rPr>
          <w:t>geprägt ist, die nur ein Werk des untersuchten Korpus enthalten</w:t>
        </w:r>
      </w:ins>
      <w:r>
        <w:rPr>
          <w:lang w:val="de-DE"/>
        </w:rPr>
        <w:t xml:space="preserve">. </w:t>
      </w:r>
      <w:ins w:id="65" w:author="Elisabeth de Bruijn" w:date="2026-09-18T10:07:00Z" w16du:dateUtc="2026-09-18T08:07:00Z">
        <w:r>
          <w:rPr>
            <w:lang w:val="de-DE"/>
          </w:rPr>
          <w:t>Im französischen Korpus entfallen durchschnittlich 1,77 Werke auf eine Handschrift, im deutschen 1,35;</w:t>
        </w:r>
      </w:ins>
      <w:r>
        <w:rPr>
          <w:lang w:val="de-DE"/>
        </w:rPr>
        <w:t xml:space="preserve"> der Unterschied zwischen den beiden Verteilungen ist statistisch signifikant. </w:t>
      </w:r>
      <w:ins w:id="66" w:author="Elisabeth de Bruijn" w:date="2026-09-18T10:11:00Z">
        <w:r>
          <w:rPr>
            <w:lang w:val="de-DE"/>
          </w:rPr>
          <w:t xml:space="preserve">Auch am oberen Ende der Verteilung tritt der Kontrast deutlich hervor: Die deutsche Handschrift mit der größten Zahl erfasster Werke enthält elf davon, während französische Handschriften bis zu neunzehn vereinen. </w:t>
        </w:r>
      </w:ins>
      <w:ins w:id="67" w:author="Elisabeth de Bruijn" w:date="2026-09-18T10:12:00Z">
        <w:r>
          <w:rPr>
            <w:lang w:val="de-DE"/>
          </w:rPr>
          <w:t>In beiden Traditionen enthält ein großer Teil der Handschriften nur ein Werk des Korpus; die französische Überlieferung weist jedoch einen deutlich längeren Ausläufer von Handschriften mit zahlreichen Werken auf</w:t>
        </w:r>
      </w:ins>
      <w:ins w:id="68" w:author="Elisabeth de Bruijn" w:date="2026-09-18T10:11:00Z">
        <w:r>
          <w:rPr>
            <w:lang w:val="de-DE"/>
          </w:rPr>
          <w:t>. Französische Werke werden daher häufiger gemeinsam mit anderen Werken überliefert und können entsprechend mehr Verbindungen im Netzwerk ausbilden.</w:t>
        </w:r>
      </w:ins>
    </w:p>
    <w:p w14:paraId="5CB6D305" w14:textId="77777777" w:rsidR="00037972" w:rsidRPr="00037972" w:rsidRDefault="00037972" w:rsidP="00A4467F">
      <w:pPr>
        <w:jc w:val="both"/>
        <w:rPr>
          <w:ins w:id="69" w:author="Elisabeth de Bruijn" w:date="2026-09-18T10:13:00Z" w16du:dateUtc="2026-09-18T08:13:00Z"/>
          <w:lang w:val="de-DE"/>
        </w:rPr>
      </w:pPr>
    </w:p>
    <w:p w14:paraId="463C221D" w14:textId="3C268BDD" w:rsidR="002C10E7" w:rsidRPr="00037972" w:rsidRDefault="00000000" w:rsidP="00A4467F">
      <w:pPr>
        <w:jc w:val="both"/>
        <w:rPr>
          <w:lang w:val="de-DE"/>
        </w:rPr>
      </w:pPr>
      <w:r>
        <w:rPr>
          <w:lang w:val="de-DE"/>
        </w:rPr>
        <w:t xml:space="preserve">Bemerkenswert – und vielleicht überraschend – ist, dass sich dieser Kontrast nicht einfach durch eine unterschiedliche Zahl erhaltener Textzeugen pro Werk erklären lässt. Die </w:t>
      </w:r>
      <w:ins w:id="70" w:author="Elisabeth de Bruijn" w:date="2026-09-18T10:14:00Z" w16du:dateUtc="2026-09-18T08:14:00Z">
        <w:r>
          <w:rPr>
            <w:lang w:val="de-DE"/>
          </w:rPr>
          <w:t xml:space="preserve">durchschnittliche </w:t>
        </w:r>
      </w:ins>
      <w:r>
        <w:rPr>
          <w:lang w:val="de-DE"/>
        </w:rPr>
        <w:t xml:space="preserve">Zahl der Textzeugen ist in beiden Korpora ähnlich: 5,38 im Französischen und 5,06 im deutschen</w:t>
      </w:r>
      <w:ins w:id="71" w:author="Elisabeth de Bruijn" w:date="2026-09-18T10:14:00Z" w16du:dateUtc="2026-09-18T08:14:00Z">
        <w:r>
          <w:rPr>
            <w:lang w:val="de-DE"/>
          </w:rPr>
          <w:t xml:space="preserve"> Korpus</w:t>
        </w:r>
      </w:ins>
      <w:r>
        <w:rPr>
          <w:lang w:val="de-DE"/>
        </w:rPr>
        <w:t xml:space="preserve">; die entsprechenden Verteilungen unterscheiden sich nicht signifikant. Französische Romane sind </w:t>
      </w:r>
      <w:ins w:id="72" w:author="Elisabeth de Bruijn" w:date="2026-09-18T10:15:00Z" w16du:dateUtc="2026-09-18T08:15:00Z">
        <w:r>
          <w:rPr>
            <w:lang w:val="de-DE"/>
          </w:rPr>
          <w:t xml:space="preserve">also </w:t>
        </w:r>
      </w:ins>
      <w:r>
        <w:rPr>
          <w:lang w:val="de-DE"/>
        </w:rPr>
        <w:t xml:space="preserve">nicht </w:t>
      </w:r>
      <w:ins w:id="73" w:author="Elisabeth de Bruijn" w:date="2026-09-18T10:15:00Z" w16du:dateUtc="2026-09-18T08:15:00Z">
        <w:r>
          <w:rPr>
            <w:lang w:val="de-DE"/>
          </w:rPr>
          <w:t xml:space="preserve">lediglich </w:t>
        </w:r>
      </w:ins>
      <w:r>
        <w:rPr>
          <w:lang w:val="de-DE"/>
        </w:rPr>
        <w:t xml:space="preserve">durch mehr Textzeugen </w:t>
      </w:r>
      <w:ins w:id="74" w:author="Elisabeth de Bruijn" w:date="2026-09-18T10:15:00Z" w16du:dateUtc="2026-09-18T08:15:00Z">
        <w:r>
          <w:rPr>
            <w:lang w:val="de-DE"/>
          </w:rPr>
          <w:t xml:space="preserve">erhalten und begegnen des</w:t>
        </w:r>
      </w:ins>
      <w:ins w:id="75" w:author="Elisabeth de Bruijn" w:date="2026-09-18T10:17:00Z" w16du:dateUtc="2026-09-18T08:17:00Z">
        <w:r>
          <w:rPr>
            <w:lang w:val="de-DE"/>
          </w:rPr>
          <w:t>halb</w:t>
        </w:r>
      </w:ins>
      <w:r>
        <w:rPr>
          <w:lang w:val="de-DE"/>
        </w:rPr>
        <w:t xml:space="preserve"> gleichsam mechanisch häufiger</w:t>
      </w:r>
      <w:ins w:id="76" w:author="Elisabeth de Bruijn" w:date="2026-09-18T10:16:00Z" w16du:dateUtc="2026-09-18T08:16:00Z">
        <w:r>
          <w:rPr>
            <w:lang w:val="de-DE"/>
          </w:rPr>
          <w:t xml:space="preserve"> anderen Werken. </w:t>
        </w:r>
      </w:ins>
      <w:ins w:id="77" w:author="Elisabeth de Bruijn" w:date="2026-09-18T10:18:00Z">
        <w:r>
          <w:rPr>
            <w:lang w:val="de-DE"/>
          </w:rPr>
          <w:t xml:space="preserve">Der entscheidende Unterschied liegt vielmehr in der </w:t>
        </w:r>
        <w:r>
          <w:rPr>
            <w:i/>
            <w:iCs/>
            <w:lang w:val="de-DE"/>
          </w:rPr>
          <w:t>Organisation</w:t>
        </w:r>
        <w:r>
          <w:rPr>
            <w:lang w:val="de-DE"/>
          </w:rPr>
          <w:t xml:space="preserve"> der Werke in den erhaltenen Handschriften.</w:t>
        </w:r>
      </w:ins>
    </w:p>
    <w:p w14:paraId="1EDE9187" w14:textId="77777777" w:rsidR="008404B6" w:rsidRPr="00D74D71" w:rsidRDefault="008404B6" w:rsidP="00A4467F">
      <w:pPr>
        <w:jc w:val="both"/>
        <w:rPr>
          <w:lang w:val="de-DE"/>
        </w:rPr>
      </w:pPr>
    </w:p>
    <w:p w14:paraId="0BF59093" w14:textId="4F354CAF" w:rsidR="002C10E7" w:rsidRDefault="00000000" w:rsidP="00A4467F">
      <w:pPr>
        <w:jc w:val="both"/>
        <w:rPr>
          <w:lang w:val="de-DE"/>
        </w:rPr>
      </w:pPr>
      <w:r>
        <w:rPr>
          <w:lang w:val="de-DE"/>
        </w:rPr>
        <w:t>Ein zweiter struktureller Unterschied betrifft die Chronologie. Die Werke selbst gehören im Großen und Ganzen derselben Epoche an: Ihre zentrale Tendenz hinsichtlich der Entstehungs</w:t>
        <w:softHyphen/>
        <w:t xml:space="preserve">zeit – um 1250 für das Französische und um 1265 für das Deutsche – unterscheidet sich nicht signifikant. Ihre erhaltenen handschriftlichen Textzeugen dagegen schon: Das mediane Handschriftendatum liegt im französischen Korpus bei etwa 1350, im deutschen bei etwa 1450 </w:t>
        <w:lastRenderedPageBreak/>
        <w:t xml:space="preserve">– ein hochsignifikanter Unterschied. Dieses spätere Profil der deutschen Überlieferung ist bei der Interpretation der nachfolgenden Muster im Blick zu behalten. Es könnte Unterschiede in der Chronologie des Abschreibens und der Sammlungsbildung widerspiegeln, wenngleich die Chronologie allein nicht erklären kann, warum Romane innerhalb einzelner Kodizes unterschiedlich gruppiert wurden. Nachdem diese strukturellen Unterschiede festgestellt sind, können wir nun fragen, welche Arten von Romanen zusammengeführt wurden und ob die traditionellen </w:t>
      </w:r>
      <w:r>
        <w:rPr>
          <w:i/>
          <w:iCs/>
          <w:lang w:val="de-DE"/>
        </w:rPr>
        <w:t>matières</w:t>
      </w:r>
      <w:r>
        <w:rPr>
          <w:lang w:val="de-DE"/>
        </w:rPr>
        <w:t xml:space="preserve"> zur Erklärung dieser Muster beitragen.</w:t>
      </w:r>
    </w:p>
    <w:p w14:paraId="1A7C5DD9" w14:textId="77777777" w:rsidR="008404B6" w:rsidRPr="00D74D71" w:rsidRDefault="008404B6" w:rsidP="00A4467F">
      <w:pPr>
        <w:jc w:val="both"/>
        <w:rPr>
          <w:lang w:val="de-DE"/>
        </w:rPr>
      </w:pPr>
    </w:p>
    <w:p w14:paraId="66B8094D" w14:textId="77777777" w:rsidR="002C10E7" w:rsidRPr="00D74D71" w:rsidRDefault="00000000" w:rsidP="00A4467F">
      <w:pPr>
        <w:keepNext/>
        <w:rPr>
          <w:lang w:val="de-DE"/>
        </w:rPr>
      </w:pPr>
      <w:r>
        <w:rPr>
          <w:b/>
          <w:bCs/>
          <w:lang w:val="de-DE"/>
        </w:rPr>
        <w:t xml:space="preserve">Die Verteilung der </w:t>
      </w:r>
      <w:r>
        <w:rPr>
          <w:b/>
          <w:bCs/>
          <w:i/>
          <w:iCs/>
          <w:lang w:val="de-DE"/>
        </w:rPr>
        <w:t>matières</w:t>
      </w:r>
      <w:r>
        <w:rPr>
          <w:b/>
          <w:bCs/>
          <w:lang w:val="de-DE"/>
        </w:rPr>
        <w:t xml:space="preserve"> in den beiden Traditionen</w:t>
      </w:r>
    </w:p>
    <w:p w14:paraId="311B3A40" w14:textId="77777777" w:rsidR="008404B6" w:rsidRDefault="008404B6" w:rsidP="00A4467F">
      <w:pPr>
        <w:jc w:val="both"/>
        <w:rPr>
          <w:lang w:val="de-DE"/>
        </w:rPr>
      </w:pPr>
    </w:p>
    <w:p w14:paraId="3D49CE20" w14:textId="272B6956" w:rsidR="002C10E7" w:rsidRDefault="00000000" w:rsidP="00A4467F">
      <w:pPr>
        <w:jc w:val="both"/>
        <w:rPr>
          <w:lang w:val="de-DE"/>
        </w:rPr>
      </w:pPr>
      <w:r>
        <w:rPr>
          <w:lang w:val="de-DE"/>
        </w:rPr>
        <w:t xml:space="preserve">Ein erster Schritt zur Untersuchung der thematischen Organisation dieser Mitüberlieferung besteht darin, zu ermitteln, wie die drei </w:t>
      </w:r>
      <w:r>
        <w:rPr>
          <w:i/>
          <w:iCs/>
          <w:lang w:val="de-DE"/>
        </w:rPr>
        <w:t>matières</w:t>
      </w:r>
      <w:r>
        <w:rPr>
          <w:lang w:val="de-DE"/>
        </w:rPr>
        <w:t xml:space="preserve"> in den beiden Korpora vertreten sind. Unser Ausgangspunkt ist Jean Bodels bekannte Unterscheidung, formuliert um 1200 im Prolog der </w:t>
      </w:r>
      <w:r>
        <w:rPr>
          <w:i/>
          <w:iCs/>
          <w:lang w:val="de-DE"/>
        </w:rPr>
        <w:t xml:space="preserve">Chanson des Saisnes</w:t>
      </w:r>
      <w:r>
        <w:rPr>
          <w:lang w:val="de-DE"/>
        </w:rPr>
        <w:t xml:space="preserve"> (</w:t>
      </w:r>
      <w:ins w:id="78" w:author="Elisabeth de Bruijn" w:date="2026-09-18T10:19:00Z" w16du:dateUtc="2026-09-18T08:19:00Z">
        <w:r>
          <w:rPr>
            <w:lang w:val="de-DE"/>
          </w:rPr>
          <w:t xml:space="preserve">ed. Brasseur </w:t>
        </w:r>
      </w:ins>
      <w:r>
        <w:rPr>
          <w:lang w:val="de-DE"/>
        </w:rPr>
        <w:t>1989, V. 6–11):</w:t>
      </w:r>
    </w:p>
    <w:p w14:paraId="33BFEB95" w14:textId="77777777" w:rsidR="008404B6" w:rsidRPr="00D74D71" w:rsidRDefault="008404B6" w:rsidP="00A4467F">
      <w:pPr>
        <w:jc w:val="both"/>
        <w:rPr>
          <w:lang w:val="de-DE"/>
        </w:rPr>
      </w:pPr>
    </w:p>
    <w:p w14:paraId="537584D4" w14:textId="77777777" w:rsidR="002C10E7" w:rsidRPr="00D74D71" w:rsidRDefault="00000000" w:rsidP="00A4467F">
      <w:pPr>
        <w:ind w:left="566"/>
        <w:rPr>
          <w:lang w:val="de-DE"/>
        </w:rPr>
      </w:pPr>
      <w:r>
        <w:rPr>
          <w:lang w:val="de-DE"/>
        </w:rPr>
        <w:t xml:space="preserve">N’en sont que trois materes a nul home vivant :</w:t>
      </w:r>
    </w:p>
    <w:p w14:paraId="5E75A5BC" w14:textId="77777777" w:rsidR="002C10E7" w:rsidRPr="00D74D71" w:rsidRDefault="00000000" w:rsidP="00A4467F">
      <w:pPr>
        <w:ind w:left="566"/>
        <w:rPr>
          <w:lang w:val="de-DE"/>
        </w:rPr>
      </w:pPr>
      <w:r>
        <w:rPr>
          <w:lang w:val="de-DE"/>
        </w:rPr>
        <w:t xml:space="preserve">De France et de Bretaigne et de Ronme la grant ;</w:t>
      </w:r>
    </w:p>
    <w:p w14:paraId="62640CA3" w14:textId="77777777" w:rsidR="002C10E7" w:rsidRPr="00D74D71" w:rsidRDefault="00000000" w:rsidP="00A4467F">
      <w:pPr>
        <w:ind w:left="566"/>
        <w:rPr>
          <w:lang w:val="de-DE"/>
        </w:rPr>
      </w:pPr>
      <w:r>
        <w:rPr>
          <w:lang w:val="de-DE"/>
        </w:rPr>
        <w:t xml:space="preserve">Ne de ces trois materes n’i a nule samblant.</w:t>
      </w:r>
    </w:p>
    <w:p w14:paraId="3345C645" w14:textId="77777777" w:rsidR="002C10E7" w:rsidRPr="00D74D71" w:rsidRDefault="00000000" w:rsidP="00A4467F">
      <w:pPr>
        <w:ind w:left="566"/>
        <w:rPr>
          <w:lang w:val="de-DE"/>
        </w:rPr>
      </w:pPr>
      <w:r>
        <w:rPr>
          <w:lang w:val="de-DE"/>
        </w:rPr>
        <w:t xml:space="preserve">Li conte de Bretaigne sont si vain et plaisant,</w:t>
      </w:r>
    </w:p>
    <w:p w14:paraId="16D424FA" w14:textId="77777777" w:rsidR="002C10E7" w:rsidRPr="00D74D71" w:rsidRDefault="00000000" w:rsidP="00A4467F">
      <w:pPr>
        <w:ind w:left="566"/>
        <w:rPr>
          <w:lang w:val="de-DE"/>
        </w:rPr>
      </w:pPr>
      <w:r>
        <w:rPr>
          <w:lang w:val="de-DE"/>
        </w:rPr>
        <w:t xml:space="preserve">Et cil de Ronme sage et de sens aprendant,</w:t>
      </w:r>
    </w:p>
    <w:p w14:paraId="639B517A" w14:textId="77777777" w:rsidR="002C10E7" w:rsidRPr="007E27BE" w:rsidRDefault="00000000" w:rsidP="00A4467F">
      <w:pPr>
        <w:ind w:left="566"/>
        <w:rPr>
          <w:lang w:val="de-DE"/>
        </w:rPr>
      </w:pPr>
      <w:r>
        <w:rPr>
          <w:lang w:val="de-DE"/>
        </w:rPr>
        <w:t xml:space="preserve">Cil de France sont voir de chascun jour aparant.</w:t>
      </w:r>
      <w:r>
        <w:rPr>
          <w:rStyle w:val="Voetnootmarkering"/>
          <w:lang w:val="de-DE"/>
        </w:rPr>
        <w:footnoteReference w:id="2"/>
      </w:r>
    </w:p>
    <w:p w14:paraId="555A68D6" w14:textId="77777777" w:rsidR="008404B6" w:rsidRPr="007E27BE" w:rsidRDefault="008404B6" w:rsidP="00A4467F">
      <w:pPr>
        <w:ind w:left="566"/>
        <w:rPr>
          <w:lang w:val="de-DE"/>
        </w:rPr>
      </w:pPr>
    </w:p>
    <w:p w14:paraId="58919A2C" w14:textId="23A52F63" w:rsidR="002C10E7" w:rsidRPr="00D74D71" w:rsidRDefault="007E27BE" w:rsidP="00A4467F">
      <w:pPr>
        <w:jc w:val="both"/>
        <w:rPr>
          <w:lang w:val="de-DE"/>
        </w:rPr>
      </w:pPr>
      <w:r>
        <w:rPr>
          <w:lang w:val="de-DE"/>
        </w:rPr>
        <w:t xml:space="preserve">Bodel charakterisiert die </w:t>
      </w:r>
      <w:r>
        <w:rPr>
          <w:i/>
          <w:iCs/>
          <w:lang w:val="de-DE"/>
        </w:rPr>
        <w:t xml:space="preserve">matière de Bretagne</w:t>
      </w:r>
      <w:r>
        <w:rPr>
          <w:lang w:val="de-DE"/>
        </w:rPr>
        <w:t xml:space="preserve">, die </w:t>
      </w:r>
      <w:r>
        <w:rPr>
          <w:i/>
          <w:iCs/>
          <w:lang w:val="de-DE"/>
        </w:rPr>
        <w:t xml:space="preserve">matière de Rome</w:t>
      </w:r>
      <w:r>
        <w:rPr>
          <w:lang w:val="de-DE"/>
        </w:rPr>
        <w:t xml:space="preserve"> und die </w:t>
      </w:r>
      <w:r>
        <w:rPr>
          <w:i/>
          <w:iCs/>
          <w:lang w:val="de-DE"/>
        </w:rPr>
        <w:t xml:space="preserve">matière de France</w:t>
      </w:r>
      <w:r>
        <w:rPr>
          <w:lang w:val="de-DE"/>
        </w:rPr>
        <w:t xml:space="preserve"> somit nicht nur</w:t>
      </w:r>
      <w:ins w:id="79" w:author="Elisabeth de Bruijn" w:date="2026-09-18T10:22:00Z" w16du:dateUtc="2026-09-18T08:22:00Z">
        <w:r>
          <w:rPr>
            <w:lang w:val="de-DE"/>
          </w:rPr>
          <w:t xml:space="preserve"> durch ihre jeweiligen Stoffe</w:t>
        </w:r>
      </w:ins>
      <w:r>
        <w:rPr>
          <w:lang w:val="de-DE"/>
        </w:rPr>
        <w:t xml:space="preserve">, sondern auch durch die unterschiedlichen Qualitäten, die er den zugehörigen Erzählungen zuschreibt. Für unsere Analyse verwen</w:t>
        <w:softHyphen/>
        <w:t xml:space="preserve">den wir diese drei </w:t>
      </w:r>
      <w:r>
        <w:rPr>
          <w:i/>
          <w:iCs/>
          <w:lang w:val="de-DE"/>
        </w:rPr>
        <w:t>matières</w:t>
      </w:r>
      <w:r>
        <w:rPr>
          <w:lang w:val="de-DE"/>
        </w:rPr>
        <w:t xml:space="preserve"> in erster Linie als thematische Kategorien: </w:t>
      </w:r>
      <w:r>
        <w:rPr>
          <w:i/>
          <w:iCs/>
          <w:lang w:val="de-DE"/>
        </w:rPr>
        <w:t>Britain</w:t>
      </w:r>
      <w:r>
        <w:rPr>
          <w:lang w:val="de-DE"/>
        </w:rPr>
        <w:t xml:space="preserve"> umfasst die mit Artus und der britannischen Welt verbundenen Erzählungen; </w:t>
      </w:r>
      <w:r>
        <w:rPr>
          <w:i/>
          <w:iCs/>
          <w:lang w:val="de-DE"/>
        </w:rPr>
        <w:t>France</w:t>
      </w:r>
      <w:r>
        <w:rPr>
          <w:lang w:val="de-DE"/>
        </w:rPr>
        <w:t xml:space="preserve"> konzentriert sich vor allem auf Karl den Großen und die heroische Welt der </w:t>
      </w:r>
      <w:r>
        <w:rPr>
          <w:i/>
          <w:iCs/>
          <w:lang w:val="de-DE"/>
        </w:rPr>
        <w:t xml:space="preserve">chansons de geste</w:t>
      </w:r>
      <w:r>
        <w:rPr>
          <w:lang w:val="de-DE"/>
        </w:rPr>
        <w:t xml:space="preserve">; </w:t>
      </w:r>
      <w:r>
        <w:rPr>
          <w:i/>
          <w:iCs/>
          <w:lang w:val="de-DE"/>
        </w:rPr>
        <w:t>Rome</w:t>
      </w:r>
      <w:r>
        <w:rPr>
          <w:lang w:val="de-DE"/>
        </w:rPr>
        <w:t xml:space="preserve"> schließt die Erzählungen über die klassische Antike ein. Werke außerhalb dieser drei Kategorien werden hier als </w:t>
      </w:r>
      <w:r>
        <w:rPr>
          <w:i/>
          <w:iCs/>
          <w:lang w:val="de-DE"/>
        </w:rPr>
        <w:t>Other</w:t>
      </w:r>
      <w:r>
        <w:rPr>
          <w:lang w:val="de-DE"/>
        </w:rPr>
        <w:t xml:space="preserve"> zusammengefasst. Die Verteilungen unterscheiden sich zwischen dem französischen und dem deutschen Korpus erheblich (Abb. 2).</w:t>
      </w:r>
    </w:p>
    <w:p w14:paraId="3810FA73" w14:textId="47F6F141" w:rsidR="00781D47" w:rsidRPr="00781D47" w:rsidRDefault="00781D47" w:rsidP="00781D47">
      <w:pPr>
        <w:rPr>
          <w:del w:id="9021" w:author="Claude" w:date="2026-09-20T12:00:00Z"/>
          <w:sz w:val="22"/>
          <w:szCs w:val="22"/>
        </w:rPr>
      </w:pPr>
      <w:del w:id="9022" w:author="Claude" w:date="2026-09-20T12:00:00Z">
        <w:r>
          <w:rPr>
            <w:sz w:val="22"/>
            <w:szCs w:val="22"/>
          </w:rPr>
          <w:lastRenderedPageBreak/>
          <w:drawing>
            <wp:inline distT="0" distB="0" distL="0" distR="0" wp14:anchorId="35311C21" wp14:editId="5BC9C0A5">
              <wp:extent cx="5731510" cy="2823845"/>
              <wp:effectExtent l="0" t="0" r="2540" b="0"/>
              <wp:docPr id="1355127624"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23845"/>
                      </a:xfrm>
                      <a:prstGeom prst="rect">
                        <a:avLst/>
                      </a:prstGeom>
                      <a:noFill/>
                      <a:ln>
                        <a:noFill/>
                      </a:ln>
                    </pic:spPr>
                  </pic:pic>
                </a:graphicData>
              </a:graphic>
            </wp:inline>
          </w:drawing>
        </w:r>
      </w:del>
    </w:p>
    <w:p w14:paraId="7A7F2D42" w14:textId="77777777" w:rsidR="00781D47" w:rsidRDefault="00781D47" w:rsidP="00A4467F">
      <w:pPr>
        <w:rPr>
          <w:sz w:val="22"/>
          <w:szCs w:val="22"/>
          <w:lang w:val="de-DE"/>
        </w:rPr>
      </w:pPr>
    </w:p>
    <w:p w14:paraId="45D506FE" w14:textId="3A01C626" w:rsidR="002C10E7" w:rsidRDefault="00000000" w:rsidP="007E27BE">
      <w:pPr>
        <w:jc w:val="both"/>
        <w:rPr>
          <w:sz w:val="22"/>
          <w:szCs w:val="22"/>
          <w:lang w:val="de-DE"/>
        </w:rPr>
      </w:pPr>
      <w:r>
        <w:rPr>
          <w:sz w:val="22"/>
          <w:szCs w:val="22"/>
          <w:lang w:val="de-DE"/>
        </w:rPr>
        <w:t xml:space="preserve">Abbildung 2: Absoluter und relativer Anteil der Werke, die in den beiden Sprachen den einzelnen </w:t>
      </w:r>
      <w:r>
        <w:rPr>
          <w:i/>
          <w:iCs/>
          <w:sz w:val="22"/>
          <w:szCs w:val="22"/>
          <w:lang w:val="de-DE"/>
        </w:rPr>
        <w:t>matières</w:t>
      </w:r>
      <w:r>
        <w:rPr>
          <w:sz w:val="22"/>
          <w:szCs w:val="22"/>
          <w:lang w:val="de-DE"/>
        </w:rPr>
        <w:t xml:space="preserve"> zugewiesen sind. In der französischen Kategorie </w:t>
      </w:r>
      <w:r>
        <w:rPr>
          <w:i/>
          <w:iCs/>
          <w:sz w:val="22"/>
          <w:szCs w:val="22"/>
          <w:lang w:val="de-DE"/>
        </w:rPr>
        <w:t>Other</w:t>
      </w:r>
      <w:r>
        <w:rPr>
          <w:sz w:val="22"/>
          <w:szCs w:val="22"/>
          <w:lang w:val="de-DE"/>
        </w:rPr>
        <w:t xml:space="preserve"> </w:t>
      </w:r>
      <w:del w:id="9007" w:author="Claude" w:date="2026-09-20T12:00:00Z">
        <w:r>
          <w:rPr>
            <w:sz w:val="22"/>
            <w:szCs w:val="22"/>
            <w:lang w:val="de-DE"/>
          </w:rPr>
          <w:delText xml:space="preserve">sind 20 Werke nach 1300</w:delText>
        </w:r>
      </w:del>
      <w:ins w:id="9008" w:author="Claude" w:date="2026-09-20T12:00:00Z">
        <w:r>
          <w:rPr>
            <w:sz w:val="22"/>
            <w:szCs w:val="22"/>
            <w:lang w:val="de-DE"/>
          </w:rPr>
          <w:t xml:space="preserve">sind 22 Werke nach 1300</w:t>
        </w:r>
      </w:ins>
      <w:r>
        <w:rPr>
          <w:sz w:val="22"/>
          <w:szCs w:val="22"/>
          <w:lang w:val="de-DE"/>
        </w:rPr>
        <w:t xml:space="preserve"> entstanden: Dies verdeutlicht, dass Bodels Klassifikation durchaus auf die zu seiner Zeit beliebten Stoffe hin ausge</w:t>
      </w:r>
      <w:r>
        <w:rPr>
          <w:sz w:val="22"/>
          <w:szCs w:val="22"/>
          <w:lang w:val="de-DE"/>
        </w:rPr>
        <w:softHyphen/>
        <w:t xml:space="preserve">richtet sein könnte. Innerhalb der (deutschen) Kategorie </w:t>
      </w:r>
      <w:r>
        <w:rPr>
          <w:i/>
          <w:iCs/>
          <w:sz w:val="22"/>
          <w:szCs w:val="22"/>
          <w:lang w:val="de-DE"/>
        </w:rPr>
        <w:t>Other</w:t>
      </w:r>
      <w:r>
        <w:rPr>
          <w:sz w:val="22"/>
          <w:szCs w:val="22"/>
          <w:lang w:val="de-DE"/>
        </w:rPr>
        <w:t xml:space="preserve"> lassen sich 18 Werke der Heldendichtung zählen, die außerhalb von Bodels Klassifikation liegen.</w:t>
      </w:r>
    </w:p>
    <w:p w14:paraId="4E4C1100" w14:textId="77777777" w:rsidR="008404B6" w:rsidRPr="008404B6" w:rsidRDefault="008404B6" w:rsidP="00A4467F">
      <w:pPr>
        <w:rPr>
          <w:lang w:val="de-DE"/>
        </w:rPr>
      </w:pPr>
    </w:p>
    <w:p w14:paraId="187A1D36" w14:textId="2818D277" w:rsidR="002C10E7" w:rsidRDefault="00000000" w:rsidP="00A4467F">
      <w:pPr>
        <w:jc w:val="both"/>
        <w:rPr>
          <w:lang w:val="de-DE"/>
        </w:rPr>
      </w:pPr>
      <w:r>
        <w:rPr>
          <w:lang w:val="de-DE"/>
        </w:rPr>
        <w:t xml:space="preserve">Während Bodel für die Kategorisierung der französischen Erzählungen offenkundig einen interessanten Rahmen bietet, ist seine Übertragung auf das deutsche Material erheblich weniger selbstverständlich – und vielleicht sogar tendenziös. Im französischen Korpus decken Bodels Kategorien einen beträchtlichen Teil des Materials ab,</w:t>
      </w:r>
      <w:ins w:id="80" w:author="Elisabeth de Bruijn" w:date="2026-09-18T10:28:00Z" w16du:dateUtc="2026-09-18T08:28:00Z">
        <w:r>
          <w:rPr>
            <w:lang w:val="de-DE"/>
          </w:rPr>
          <w:t xml:space="preserve"> insbesondere unter den bis 1300 entstandenen Werken</w:t>
        </w:r>
      </w:ins>
      <w:r>
        <w:rPr>
          <w:lang w:val="de-DE"/>
        </w:rPr>
        <w:t xml:space="preserve">. Besonders prominent ist die </w:t>
      </w:r>
      <w:r>
        <w:rPr>
          <w:i/>
          <w:iCs/>
          <w:lang w:val="de-DE"/>
        </w:rPr>
        <w:t xml:space="preserve">matière de France</w:t>
      </w:r>
      <w:r>
        <w:rPr>
          <w:lang w:val="de-DE"/>
        </w:rPr>
        <w:t xml:space="preserve">, was den großen Bestand an </w:t>
      </w:r>
      <w:r>
        <w:rPr>
          <w:i/>
          <w:iCs/>
          <w:lang w:val="de-DE"/>
        </w:rPr>
        <w:t xml:space="preserve">chansons de geste</w:t>
      </w:r>
      <w:r>
        <w:rPr>
          <w:lang w:val="de-DE"/>
        </w:rPr>
        <w:t xml:space="preserve"> widerspiegelt; auch die </w:t>
      </w:r>
      <w:r>
        <w:rPr>
          <w:i/>
          <w:iCs/>
          <w:lang w:val="de-DE"/>
        </w:rPr>
        <w:t xml:space="preserve">matière de Bretagne</w:t>
      </w:r>
      <w:r>
        <w:rPr>
          <w:lang w:val="de-DE"/>
        </w:rPr>
        <w:t xml:space="preserve"> macht einen erheblichen Teil des Korpus aus. Die deutsche Verteilung ist deutlich anders, vor allem durch den wesentlich größeren Anteil der als </w:t>
      </w:r>
      <w:r>
        <w:rPr>
          <w:i/>
          <w:iCs/>
          <w:lang w:val="de-DE"/>
        </w:rPr>
        <w:t>Other</w:t>
      </w:r>
      <w:r>
        <w:rPr>
          <w:lang w:val="de-DE"/>
        </w:rPr>
        <w:t xml:space="preserve"> klassifizierten Werke. Diese Kategorie ist jedoch nicht einfach als heterogener Rest von Texten zu verstehen, die sich einer sinnvollen Klassifikation entziehen. Sie umfasst vor allem die deutsche Heldendichtung, eine der markantesten genuin einheimischen Traditionen der deutschen Erzählliteratur. Auf der Grundlage der genetischen Klassifikation des Handschriftencensus </w:t>
      </w:r>
      <w:ins w:id="81" w:author="Elisabeth de Bruijn" w:date="2026-09-18T10:29:00Z" w16du:dateUtc="2026-09-18T08:29:00Z">
        <w:r>
          <w:rPr>
            <w:lang w:val="de-DE"/>
          </w:rPr>
          <w:t xml:space="preserve">(„Helden- und Dietrichepik“) sowie von Lienerts Darstellung der mittelhochdeutschen Heldenepik (2015) </w:t>
        </w:r>
      </w:ins>
      <w:r>
        <w:rPr>
          <w:lang w:val="de-DE"/>
        </w:rPr>
        <w:t>haben wir</w:t>
      </w:r>
      <w:ins w:id="82" w:author="Elisabeth de Bruijn" w:date="2026-09-18T10:29:00Z" w16du:dateUtc="2026-09-18T08:29:00Z">
        <w:r>
          <w:rPr>
            <w:lang w:val="de-DE"/>
          </w:rPr>
          <w:t xml:space="preserve"> die betreffenden</w:t>
        </w:r>
      </w:ins>
      <w:r>
        <w:rPr>
          <w:lang w:val="de-DE"/>
        </w:rPr>
        <w:t xml:space="preserve"> Werke der Kategorie </w:t>
      </w:r>
      <w:r>
        <w:rPr>
          <w:i/>
          <w:iCs/>
          <w:lang w:val="de-DE"/>
        </w:rPr>
        <w:t>Other</w:t>
      </w:r>
      <w:r>
        <w:rPr>
          <w:lang w:val="de-DE"/>
        </w:rPr>
        <w:t xml:space="preserve"> manuell als Heldendichtung annotiert. Dies erlaubte es, diese spezifisch deutsche Kategorie, die dem französischen Korpus naturgemäß fehlt, in den weiteren Analysen zu berücksichtigen. Die Prominenz von </w:t>
      </w:r>
      <w:r>
        <w:rPr>
          <w:i/>
          <w:iCs/>
          <w:lang w:val="de-DE"/>
        </w:rPr>
        <w:t>Other</w:t>
      </w:r>
      <w:r>
        <w:rPr>
          <w:lang w:val="de-DE"/>
        </w:rPr>
        <w:t xml:space="preserve"> legt somit eine grundlegende Asymmetrie in der vergleichenden Anwendung von Bodels Schema offen: Die drei </w:t>
      </w:r>
      <w:r>
        <w:rPr>
          <w:i/>
          <w:iCs/>
          <w:lang w:val="de-DE"/>
        </w:rPr>
        <w:t>matières</w:t>
      </w:r>
      <w:r>
        <w:rPr>
          <w:lang w:val="de-DE"/>
        </w:rPr>
        <w:t xml:space="preserve"> erfassen einen wesentlich größeren Anteil des französischen als des deutschen Korpus. Dieser Unterschied in der Abdeckung bedeutet allerdings nicht notwendigerweise, dass Bodels Kategorien die deutsche Mitüberlieferung dort, wo sie anwendbar sind, weniger stark strukturieren.</w:t>
      </w:r>
    </w:p>
    <w:p w14:paraId="2662EE27" w14:textId="77777777" w:rsidR="008404B6" w:rsidRPr="00D74D71" w:rsidRDefault="008404B6" w:rsidP="00A4467F">
      <w:pPr>
        <w:jc w:val="both"/>
        <w:rPr>
          <w:lang w:val="de-DE"/>
        </w:rPr>
      </w:pPr>
    </w:p>
    <w:p w14:paraId="1FBF596A" w14:textId="77777777" w:rsidR="002C10E7" w:rsidRDefault="00000000" w:rsidP="00A4467F">
      <w:pPr>
        <w:jc w:val="both"/>
        <w:rPr>
          <w:lang w:val="de-DE"/>
        </w:rPr>
      </w:pPr>
      <w:r>
        <w:rPr>
          <w:lang w:val="de-DE"/>
        </w:rPr>
        <w:t xml:space="preserve">Diese Asymmetrie ist für die folgenden Analysen von Bedeutung. Wenn Werke derselben </w:t>
      </w:r>
      <w:r>
        <w:rPr>
          <w:i/>
          <w:iCs/>
          <w:lang w:val="de-DE"/>
        </w:rPr>
        <w:t>matière</w:t>
      </w:r>
      <w:r>
        <w:rPr>
          <w:lang w:val="de-DE"/>
        </w:rPr>
        <w:t xml:space="preserve"> dazu neigen, gemeinsam überliefert zu werden, spräche dies dafür, dass Bodels Kategorien zumindest teilweise Mustern der mittelalterlichen handschriftlichen Überlieferung entsprechen. Die ungleiche Abdeckung der beiden Korpora ist dabei jedoch im Blick zu behalten: Die große Kategorie </w:t>
      </w:r>
      <w:r>
        <w:rPr>
          <w:i/>
          <w:iCs/>
          <w:lang w:val="de-DE"/>
        </w:rPr>
        <w:t>Other</w:t>
      </w:r>
      <w:r>
        <w:rPr>
          <w:lang w:val="de-DE"/>
        </w:rPr>
        <w:t xml:space="preserve"> kann kohärente Textgemeinschaften verbergen, die Bodels Modell schlicht nicht als solche unterschieden hat. Bodels Schema kann hier also nicht </w:t>
        <w:lastRenderedPageBreak/>
        <w:t xml:space="preserve">als neutrale Taxonomie dienen, sondern ist als historische Hypothese zu behandeln, die an der handschriftlichen Überlieferung zu überprüfen ist. Kommen Werke, die derselben </w:t>
      </w:r>
      <w:r>
        <w:rPr>
          <w:i/>
          <w:iCs/>
          <w:lang w:val="de-DE"/>
        </w:rPr>
        <w:t>matière</w:t>
      </w:r>
      <w:r>
        <w:rPr>
          <w:lang w:val="de-DE"/>
        </w:rPr>
        <w:t xml:space="preserve"> zugewiesen sind, tatsächlich gemeinsam vor, und ist der Zusammenhang zwischen </w:t>
      </w:r>
      <w:r>
        <w:rPr>
          <w:i/>
          <w:iCs/>
          <w:lang w:val="de-DE"/>
        </w:rPr>
        <w:t>matière</w:t>
      </w:r>
      <w:r>
        <w:rPr>
          <w:lang w:val="de-DE"/>
        </w:rPr>
        <w:t xml:space="preserve"> und Mitüberlieferung in beiden Traditionen gleich stark?</w:t>
      </w:r>
    </w:p>
    <w:p w14:paraId="743122B8" w14:textId="77777777" w:rsidR="008404B6" w:rsidRPr="00D74D71" w:rsidRDefault="008404B6" w:rsidP="00A4467F">
      <w:pPr>
        <w:jc w:val="both"/>
        <w:rPr>
          <w:lang w:val="de-DE"/>
        </w:rPr>
      </w:pPr>
    </w:p>
    <w:p w14:paraId="0AD60536" w14:textId="77777777" w:rsidR="002C10E7" w:rsidRPr="00D74D71" w:rsidRDefault="00000000" w:rsidP="00A4467F">
      <w:pPr>
        <w:keepNext/>
        <w:rPr>
          <w:lang w:val="de-DE"/>
        </w:rPr>
      </w:pPr>
      <w:r>
        <w:rPr>
          <w:b/>
          <w:bCs/>
          <w:i/>
          <w:iCs/>
          <w:lang w:val="de-DE"/>
        </w:rPr>
        <w:t>Matière</w:t>
      </w:r>
      <w:r>
        <w:rPr>
          <w:b/>
          <w:bCs/>
          <w:lang w:val="de-DE"/>
        </w:rPr>
        <w:t xml:space="preserve"> und Textgemeinschaften in den Mitüberlieferungsnetzwerken</w:t>
      </w:r>
    </w:p>
    <w:p w14:paraId="5A7FF762" w14:textId="77777777" w:rsidR="008404B6" w:rsidRDefault="008404B6" w:rsidP="00A4467F">
      <w:pPr>
        <w:jc w:val="both"/>
        <w:rPr>
          <w:lang w:val="de-DE"/>
        </w:rPr>
      </w:pPr>
    </w:p>
    <w:p w14:paraId="4F92A9F4" w14:textId="7B234C98" w:rsidR="002C10E7" w:rsidRDefault="00000000" w:rsidP="00A4467F">
      <w:pPr>
        <w:jc w:val="both"/>
        <w:rPr>
          <w:lang w:val="de-DE"/>
        </w:rPr>
      </w:pPr>
      <w:r>
        <w:rPr>
          <w:lang w:val="de-DE"/>
        </w:rPr>
        <w:t xml:space="preserve">Im weiteren Verlauf dieses Beitrags nutzen wir die Netzwerkanalyse, um Muster der Mitüberlieferung innerhalb der und zwischen den verschiedenen </w:t>
      </w:r>
      <w:r>
        <w:rPr>
          <w:i/>
          <w:iCs/>
          <w:lang w:val="de-DE"/>
        </w:rPr>
        <w:t>matières</w:t>
      </w:r>
      <w:r>
        <w:rPr>
          <w:lang w:val="de-DE"/>
        </w:rPr>
        <w:t xml:space="preserve"> zu untersuchen. Im resultierenden Graphen werden die Werke als Knoten </w:t>
      </w:r>
      <w:ins w:id="83" w:author="Elisabeth de Bruijn" w:date="2026-09-18T10:32:00Z" w16du:dateUtc="2026-09-18T08:32:00Z">
        <w:r>
          <w:rPr>
            <w:lang w:val="de-DE"/>
          </w:rPr>
          <w:t>(</w:t>
        </w:r>
        <w:r>
          <w:rPr>
            <w:i/>
            <w:iCs/>
            <w:lang w:val="de-DE"/>
          </w:rPr>
          <w:t>nodes</w:t>
        </w:r>
        <w:r>
          <w:rPr>
            <w:lang w:val="de-DE"/>
          </w:rPr>
          <w:t xml:space="preserve">) </w:t>
        </w:r>
      </w:ins>
      <w:r>
        <w:rPr>
          <w:lang w:val="de-DE"/>
        </w:rPr>
        <w:t>dargestellt und immer dann durch eine Kante</w:t>
      </w:r>
      <w:ins w:id="84" w:author="Elisabeth de Bruijn" w:date="2026-09-18T10:32:00Z" w16du:dateUtc="2026-09-18T08:32:00Z">
        <w:r>
          <w:rPr>
            <w:lang w:val="de-DE"/>
          </w:rPr>
          <w:t xml:space="preserve"> (</w:t>
        </w:r>
        <w:r>
          <w:rPr>
            <w:i/>
            <w:iCs/>
            <w:lang w:val="de-DE"/>
          </w:rPr>
          <w:t>edge</w:t>
        </w:r>
        <w:r>
          <w:rPr>
            <w:lang w:val="de-DE"/>
          </w:rPr>
          <w:t>)</w:t>
        </w:r>
      </w:ins>
      <w:r>
        <w:rPr>
          <w:lang w:val="de-DE"/>
        </w:rPr>
        <w:t xml:space="preserve"> verbunden, wenn sie gemeinsam in einem Textträger vorkommen. Jedes bezeugte gemeinsame Vorkommen erhöht das Gewicht der entsprechenden Kante um eins, sodass das Kantengewicht angibt, wie oft ein bestimmtes Werkpaar in der handschriftlichen Überlieferung bezeugt ist. Eine Handschrift mit vier verschiedenen Werken </w:t>
      </w:r>
      <w:ins w:id="85" w:author="Elisabeth de Bruijn" w:date="2026-09-18T10:35:00Z" w16du:dateUtc="2026-09-18T08:35:00Z">
        <w:r>
          <w:t xml:space="preserve">erzeugt somit sechs Verbindungen: Jedes der vier Werke wird mit jedem der drei anderen kombiniert, wobei jedes Werkpaar nur einmal gezählt wird. </w:t>
        </w:r>
      </w:ins>
      <w:r>
        <w:rPr>
          <w:lang w:val="de-DE"/>
        </w:rPr>
        <w:t xml:space="preserve">Das resultierende Netzwerk ist ungerichtet: Die Kanten drücken die Stärke, nicht aber die Richtung der Verbindung zwischen zwei Werken aus. Solche Darstellungen sind in den digitalen Geisteswissenschaften verbreitet, weil sie es erlauben, die relationale Struktur der Daten zu visualisieren und zu quantifizieren.</w:t>
      </w:r>
    </w:p>
    <w:p w14:paraId="5BDB0E20" w14:textId="77777777" w:rsidR="008404B6" w:rsidRPr="00D74D71" w:rsidRDefault="008404B6" w:rsidP="00A4467F">
      <w:pPr>
        <w:jc w:val="both"/>
        <w:rPr>
          <w:lang w:val="de-DE"/>
        </w:rPr>
      </w:pPr>
    </w:p>
    <w:p w14:paraId="488EDE77" w14:textId="4F45194B" w:rsidR="002C10E7" w:rsidRPr="00D74D71" w:rsidRDefault="00000000" w:rsidP="00A4467F">
      <w:pPr>
        <w:jc w:val="both"/>
        <w:rPr>
          <w:lang w:val="de-DE"/>
        </w:rPr>
      </w:pPr>
      <w:r>
        <w:rPr>
          <w:lang w:val="de-DE"/>
        </w:rPr>
        <w:t xml:space="preserve">Abbildung 3 visualisiert die Mitüberlieferungsnetzwerke beider Sprachen für die Werke der drei Bodel’schen </w:t>
      </w:r>
      <w:r>
        <w:rPr>
          <w:i/>
          <w:iCs/>
          <w:lang w:val="de-DE"/>
        </w:rPr>
        <w:t>matières</w:t>
      </w:r>
      <w:r>
        <w:rPr>
          <w:lang w:val="de-DE"/>
        </w:rPr>
        <w:t xml:space="preserve"> und der Kategorie </w:t>
      </w:r>
      <w:r>
        <w:rPr>
          <w:i/>
          <w:iCs/>
          <w:lang w:val="de-DE"/>
        </w:rPr>
        <w:t>Other</w:t>
      </w:r>
      <w:r>
        <w:rPr>
          <w:lang w:val="de-DE"/>
        </w:rPr>
        <w:t xml:space="preserve">, wobei die Heldendichtung durch eine eigene Farbe hervorgehoben ist. Die Darstellungen verwenden einen verbreiteten Layout-Algorithmus (Fruchterman-Reingold), der Werke, die direkt oder indirekt über gemeinsames Vorkommen verbunden sind, näher zueinander positioniert und schwächer verbundene Werke weiter voneinander entfernt platziert. Zu beachten ist, dass zwei Werke, selbst wenn sie physisch </w:t>
      </w:r>
      <w:r>
        <w:rPr>
          <w:i/>
          <w:iCs/>
          <w:lang w:val="de-DE"/>
        </w:rPr>
        <w:t>nie</w:t>
      </w:r>
      <w:r>
        <w:rPr>
          <w:lang w:val="de-DE"/>
        </w:rPr>
        <w:t xml:space="preserve"> gemeinsam in einer Handschrift vorkommen, dennoch eine ähnliche Position im Netzwerk einnehmen können, etwa weil sie häufig mit denselben handschriftlichen Nachbarn zusammen auftreten. Die Größe der Knoten entspricht dem Umfang der erhaltenen handschriftlichen Überlieferung eines Werkes, d.h. der Zahl der nicht-fragmentarischen Handschriften, in denen es bezeugt ist (in beiden Netzwerken auf derselben Skala); die Zahl der verschiedenen Werke, mit denen ein Roman zusammen überliefert ist – sein sogenannter Grad (</w:t>
      </w:r>
      <w:r>
        <w:rPr>
          <w:i/>
          <w:iCs/>
          <w:lang w:val="de-DE"/>
        </w:rPr>
        <w:t>degree</w:t>
      </w:r>
      <w:r>
        <w:rPr>
          <w:lang w:val="de-DE"/>
        </w:rPr>
        <w:t xml:space="preserve">) –, ist dagegen an den von ihm ausgehenden Kanten ablesbar. In beiden Netzwerken zeigen Werke derselben </w:t>
      </w:r>
      <w:r>
        <w:rPr>
          <w:i/>
          <w:iCs/>
          <w:lang w:val="de-DE"/>
        </w:rPr>
        <w:t>matière</w:t>
      </w:r>
      <w:r>
        <w:rPr>
          <w:lang w:val="de-DE"/>
        </w:rPr>
        <w:t xml:space="preserve"> eine sichtbare Tendenz, sich zusammenzuballen, ohne dass sich eines der Netzwerke in drei diskrete Gemeinschaften auflösen würde. Auf den ersten Blick scheinen Bodels Kategorien die Mitüberlieferung also bis zu einem gewissen Grad zu strukturieren, erklären aber nicht vollständig, wie sich die Werke gruppieren.</w:t>
      </w:r>
    </w:p>
    <w:p w14:paraId="2BF9597E" w14:textId="77777777" w:rsidR="002C10E7" w:rsidRPr="00D74D71" w:rsidRDefault="00000000" w:rsidP="00A4467F">
      <w:pPr>
        <w:keepNext/>
        <w:jc w:val="center"/>
        <w:rPr>
          <w:del w:id="9019" w:author="Claude" w:date="2026-09-20T12:00:00Z"/>
          <w:lang w:val="de-DE"/>
        </w:rPr>
      </w:pPr>
      <w:del w:id="9020" w:author="Claude" w:date="2026-09-20T12:00:00Z">
        <w:r>
          <w:rPr>
            <w:noProof/>
            <w:lang w:val="de-DE"/>
          </w:rPr>
          <w:lastRenderedPageBreak/>
          <w:drawing>
            <wp:inline distT="0" distB="0" distL="0" distR="0" wp14:anchorId="45CE6483" wp14:editId="19F2BFC6">
              <wp:extent cx="5762625" cy="2943225"/>
              <wp:effectExtent l="0" t="0" r="0" b="0"/>
              <wp:docPr id="817292203" name="Afbeelding 81729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2943225"/>
                      </a:xfrm>
                      <a:prstGeom prst="rect">
                        <a:avLst/>
                      </a:prstGeom>
                    </pic:spPr>
                  </pic:pic>
                </a:graphicData>
              </a:graphic>
            </wp:inline>
          </w:drawing>
        </w:r>
      </w:del>
    </w:p>
    <w:p w14:paraId="610DD827" w14:textId="77777777" w:rsidR="00781D47" w:rsidRDefault="00781D47" w:rsidP="00A4467F">
      <w:pPr>
        <w:rPr>
          <w:sz w:val="22"/>
          <w:szCs w:val="22"/>
          <w:lang w:val="de-DE"/>
        </w:rPr>
      </w:pPr>
    </w:p>
    <w:p w14:paraId="17EAFD95" w14:textId="4C5DF795" w:rsidR="002C10E7" w:rsidRPr="00D74D71" w:rsidRDefault="00000000" w:rsidP="00736BB4">
      <w:pPr>
        <w:jc w:val="both"/>
        <w:rPr>
          <w:lang w:val="de-DE"/>
        </w:rPr>
      </w:pPr>
      <w:r>
        <w:rPr>
          <w:sz w:val="22"/>
          <w:szCs w:val="22"/>
          <w:lang w:val="de-DE"/>
        </w:rPr>
        <w:t xml:space="preserve">Abbildung 3 (A und B): Mitüberlieferungsnetzwerke der französischen und der deutschen Werke. Dargestellt sind alle Werke mit mindestens einem handschriftlichen Nachbarn, gefärbt nach </w:t>
      </w:r>
      <w:r>
        <w:rPr>
          <w:i/>
          <w:iCs/>
          <w:sz w:val="22"/>
          <w:szCs w:val="22"/>
          <w:lang w:val="de-DE"/>
        </w:rPr>
        <w:t>matière</w:t>
      </w:r>
      <w:r>
        <w:rPr>
          <w:sz w:val="22"/>
          <w:szCs w:val="22"/>
          <w:lang w:val="de-DE"/>
        </w:rPr>
        <w:t xml:space="preserve">: </w:t>
      </w:r>
      <w:r>
        <w:rPr>
          <w:i/>
          <w:iCs/>
          <w:sz w:val="22"/>
          <w:szCs w:val="22"/>
          <w:lang w:val="de-DE"/>
        </w:rPr>
        <w:t>Britain</w:t>
      </w:r>
      <w:r>
        <w:rPr>
          <w:sz w:val="22"/>
          <w:szCs w:val="22"/>
          <w:lang w:val="de-DE"/>
        </w:rPr>
        <w:t xml:space="preserve"> (blau), </w:t>
      </w:r>
      <w:r>
        <w:rPr>
          <w:i/>
          <w:iCs/>
          <w:sz w:val="22"/>
          <w:szCs w:val="22"/>
          <w:lang w:val="de-DE"/>
        </w:rPr>
        <w:t>France</w:t>
      </w:r>
      <w:r>
        <w:rPr>
          <w:sz w:val="22"/>
          <w:szCs w:val="22"/>
          <w:lang w:val="de-DE"/>
        </w:rPr>
        <w:t xml:space="preserve"> (rot), </w:t>
      </w:r>
      <w:r>
        <w:rPr>
          <w:i/>
          <w:iCs/>
          <w:sz w:val="22"/>
          <w:szCs w:val="22"/>
          <w:lang w:val="de-DE"/>
        </w:rPr>
        <w:t>Rome</w:t>
      </w:r>
      <w:r>
        <w:rPr>
          <w:sz w:val="22"/>
          <w:szCs w:val="22"/>
          <w:lang w:val="de-DE"/>
        </w:rPr>
        <w:t xml:space="preserve"> (orange), Heldendichtung (violett) und die übrigen Werke der Kategorie </w:t>
      </w:r>
      <w:r>
        <w:rPr>
          <w:i/>
          <w:iCs/>
          <w:sz w:val="22"/>
          <w:szCs w:val="22"/>
          <w:lang w:val="de-DE"/>
        </w:rPr>
        <w:t>Other</w:t>
      </w:r>
      <w:r>
        <w:rPr>
          <w:sz w:val="22"/>
          <w:szCs w:val="22"/>
          <w:lang w:val="de-DE"/>
        </w:rPr>
        <w:t xml:space="preserve"> (grau). Die Knoten stehen für einzelne Werke; die Kanten messen die Zahl der Hand</w:t>
        <w:softHyphen/>
        <w:t xml:space="preserve">schriften, in denen ein Werkpaar gemeinsam vorkommt, und werden mit steigender Zahl dicker und dunkler gezeichnet. Die Knotengröße ist proportional zur Zahl der erhaltenen Handschriften eines Werkes (gleiche Skala in beiden Netzwerken). Die Position der Knoten bestimmt ein Layout-Algorithmus, der häufiger gemeinsam überlieferte Werke näher beieinander platziert.</w:t>
      </w:r>
    </w:p>
    <w:p w14:paraId="5C4AB404" w14:textId="77777777" w:rsidR="008404B6" w:rsidRDefault="008404B6" w:rsidP="00A4467F">
      <w:pPr>
        <w:jc w:val="both"/>
        <w:rPr>
          <w:lang w:val="de-DE"/>
        </w:rPr>
      </w:pPr>
    </w:p>
    <w:p w14:paraId="2D0F098F" w14:textId="7DB9CF17" w:rsidR="002C10E7" w:rsidRPr="00D74D71" w:rsidRDefault="00000000" w:rsidP="00A4467F">
      <w:pPr>
        <w:jc w:val="both"/>
        <w:rPr>
          <w:lang w:val="de-DE"/>
        </w:rPr>
      </w:pPr>
      <w:r>
        <w:rPr>
          <w:lang w:val="de-DE"/>
        </w:rPr>
        <w:t xml:space="preserve">Wie stark wird das gemeinsame Vorkommen von Werken durch die </w:t>
      </w:r>
      <w:r>
        <w:rPr>
          <w:i/>
          <w:iCs/>
          <w:lang w:val="de-DE"/>
        </w:rPr>
        <w:t>matière</w:t>
      </w:r>
      <w:r>
        <w:rPr>
          <w:lang w:val="de-DE"/>
        </w:rPr>
        <w:t xml:space="preserve"> strukturiert? Um diesen Effekt zu bemessen, haben wir ein statistisches Modell entwickelt. Für jedes Werk behandelt das Modell alle Verbindungen zu seinen handschriftlichen Nachbarn als eine Reihe von Versuchen: Gehört ein solcher Nachbar derselben </w:t>
      </w:r>
      <w:r>
        <w:rPr>
          <w:i/>
          <w:iCs/>
          <w:lang w:val="de-DE"/>
        </w:rPr>
        <w:t>matière</w:t>
      </w:r>
      <w:r>
        <w:rPr>
          <w:lang w:val="de-DE"/>
        </w:rPr>
        <w:t xml:space="preserve"> an, werten wir dies als „Erfolg“, andernfalls als „Misserfolg“. Als </w:t>
      </w:r>
      <w:r>
        <w:rPr>
          <w:i/>
          <w:iCs/>
          <w:lang w:val="de-DE"/>
        </w:rPr>
        <w:t>Other</w:t>
      </w:r>
      <w:r>
        <w:rPr>
          <w:lang w:val="de-DE"/>
        </w:rPr>
        <w:t xml:space="preserve"> klassifizierte Texte, einschließlich der Heldendichtung, haben wir ausdrücklich unter diese Nachbarn aufgenommen, ohne </w:t>
      </w:r>
      <w:r>
        <w:rPr>
          <w:i/>
          <w:iCs/>
          <w:lang w:val="de-DE"/>
        </w:rPr>
        <w:t>Other</w:t>
      </w:r>
      <w:r>
        <w:rPr>
          <w:lang w:val="de-DE"/>
        </w:rPr>
        <w:t xml:space="preserve"> selbst als vierte </w:t>
      </w:r>
      <w:r>
        <w:rPr>
          <w:i/>
          <w:iCs/>
          <w:lang w:val="de-DE"/>
        </w:rPr>
        <w:t>matière</w:t>
      </w:r>
      <w:r>
        <w:rPr>
          <w:lang w:val="de-DE"/>
        </w:rPr>
        <w:t xml:space="preserve"> zu behandeln. Kommen zwei Artusromane allein in einer Handschrift vor, so ist dies ein stärkerer Beleg für eine auf der </w:t>
      </w:r>
      <w:r>
        <w:rPr>
          <w:i/>
          <w:iCs/>
          <w:lang w:val="de-DE"/>
        </w:rPr>
        <w:t>matière</w:t>
      </w:r>
      <w:r>
        <w:rPr>
          <w:lang w:val="de-DE"/>
        </w:rPr>
        <w:t xml:space="preserve"> beruhende Kohäsion, als wenn dieselben beiden Romane in einer Handschrift stehen, die daneben mehrere als </w:t>
      </w:r>
      <w:r>
        <w:rPr>
          <w:i/>
          <w:iCs/>
          <w:lang w:val="de-DE"/>
        </w:rPr>
        <w:t>Other</w:t>
      </w:r>
      <w:r>
        <w:rPr>
          <w:lang w:val="de-DE"/>
        </w:rPr>
        <w:t xml:space="preserve"> klassifizierte Texte enthält. Unser Modell schätzt somit die Wahrscheinlichkeit, dass zwei in einer Handschrift gemeinsam vorkommende Werke dieselbe </w:t>
      </w:r>
      <w:r>
        <w:rPr>
          <w:i/>
          <w:iCs/>
          <w:lang w:val="de-DE"/>
        </w:rPr>
        <w:t>matière</w:t>
      </w:r>
      <w:r>
        <w:rPr>
          <w:lang w:val="de-DE"/>
        </w:rPr>
        <w:t xml:space="preserve"> teilen. Wir verwenden ein bayesianisches Modell</w:t>
      </w:r>
      <w:r>
        <w:rPr>
          <w:rStyle w:val="Voetnootmarkering"/>
          <w:lang w:val="de-DE"/>
        </w:rPr>
        <w:footnoteReference w:id="3"/>
      </w:r>
      <w:r>
        <w:rPr>
          <w:lang w:val="de-DE"/>
        </w:rPr>
        <w:t xml:space="preserve"> mit einer binomialen Zielgröße (die genannten Erfolge gegenüber der Zahl der Versuche) auf der Grundlage einer Interaktion unserer beiden Prädiktoren </w:t>
      </w:r>
      <w:r>
        <w:rPr>
          <w:i/>
          <w:iCs/>
          <w:lang w:val="de-DE"/>
        </w:rPr>
        <w:t>matière</w:t>
      </w:r>
      <w:r>
        <w:rPr>
          <w:lang w:val="de-DE"/>
        </w:rPr>
        <w:t xml:space="preserve"> und Sprache.</w:t>
      </w:r>
      <w:r>
        <w:rPr>
          <w:rStyle w:val="Voetnootmarkering"/>
          <w:lang w:val="de-DE"/>
        </w:rPr>
        <w:footnoteReference w:id="4"/>
      </w:r>
      <w:r>
        <w:rPr>
          <w:lang w:val="de-DE"/>
        </w:rPr>
        <w:t xml:space="preserve"> Dies erlaubt es, für jede Kombination aus </w:t>
      </w:r>
      <w:r>
        <w:rPr>
          <w:i/>
          <w:iCs/>
          <w:lang w:val="de-DE"/>
        </w:rPr>
        <w:t>matière</w:t>
      </w:r>
      <w:r>
        <w:rPr>
          <w:lang w:val="de-DE"/>
        </w:rPr>
        <w:t xml:space="preserve"> und Tradition die Wahrscheinlichkeit eines „Erfolgs“ zu schätzen, zusammen mit Glaubwürdigkeitsintervallen, die die Unsicherheit jeder Schätzung angeben. Wir interpretieren diese Wahrscheinlichkeit als handschriftliche Kohäsion.</w:t>
      </w:r>
    </w:p>
    <w:p w14:paraId="34EE70EA" w14:textId="04AD533D" w:rsidR="002C10E7" w:rsidRDefault="00000000" w:rsidP="00A4467F">
      <w:pPr>
        <w:jc w:val="both"/>
        <w:rPr>
          <w:lang w:val="de-DE"/>
        </w:rPr>
      </w:pPr>
      <w:r>
        <w:rPr>
          <w:lang w:val="de-DE"/>
        </w:rPr>
        <w:lastRenderedPageBreak/>
        <w:t xml:space="preserve">Insgesamt könnte der „Bodel-Effekt“ im französischen Handschriftenkorpus stärker erscheinen als im deutschen. Die Gesamtwahrscheinlichkeit, dass der handschriftliche Nachbar eines Werkes derselben </w:t>
      </w:r>
      <w:r>
        <w:rPr>
          <w:i/>
          <w:iCs/>
          <w:lang w:val="de-DE"/>
        </w:rPr>
        <w:t>matière</w:t>
      </w:r>
      <w:r>
        <w:rPr>
          <w:lang w:val="de-DE"/>
        </w:rPr>
        <w:t xml:space="preserve"> angehört, beträgt – auf eine gemeinsame Zusammensetzung der </w:t>
      </w:r>
      <w:r>
        <w:rPr>
          <w:i/>
          <w:iCs/>
          <w:lang w:val="de-DE"/>
        </w:rPr>
        <w:t>matières</w:t>
      </w:r>
      <w:r>
        <w:rPr>
          <w:lang w:val="de-DE"/>
        </w:rPr>
        <w:t xml:space="preserve"> standardisiert – </w:t>
      </w:r>
      <w:del w:id="9009" w:author="Claude" w:date="2026-09-20T12:00:00Z">
        <w:r>
          <w:rPr>
            <w:lang w:val="de-DE"/>
          </w:rPr>
          <w:delText xml:space="preserve">0,858 [0,849; 0,866] für das Französische gegenüber 0,711 [0,665; 0,754]</w:delText>
        </w:r>
      </w:del>
      <w:ins w:id="9010" w:author="Claude" w:date="2026-09-20T12:00:00Z">
        <w:r>
          <w:rPr>
            <w:lang w:val="de-DE"/>
          </w:rPr>
          <w:t xml:space="preserve">0,858 [0,849; 0,867] für das Französische gegenüber 0,711 [0,667; 0,753]</w:t>
        </w:r>
      </w:ins>
      <w:r>
        <w:rPr>
          <w:lang w:val="de-DE"/>
        </w:rPr>
        <w:t xml:space="preserve"> für das Deutsche. Allerdings ist zu bedenken, dass die beiden Traditionen nicht von derselben Ausgangslage aus starten, da ein größerer Teil des deutschen Korpus außerhalb von Bodels drei Kategorien liegt. </w:t>
      </w:r>
      <w:ins w:id="86" w:author="Elisabeth de Bruijn" w:date="2026-09-18T10:39:00Z">
        <w:r>
          <w:t xml:space="preserve">Ein zufällig gewählter Nachbar gehört deshalb im deutschen Korpus bereits aufgrund der Verteilung der Kategorien seltener derselben </w:t>
        </w:r>
        <w:r>
          <w:rPr>
            <w:i/>
            <w:iCs/>
          </w:rPr>
          <w:t>matière</w:t>
        </w:r>
        <w:r>
          <w:t xml:space="preserve"> an. Die entsprechende Zufallserwartung (</w:t>
        </w:r>
        <w:r>
          <w:rPr>
            <w:i/>
            <w:iCs/>
          </w:rPr>
          <w:t>random baseline</w:t>
        </w:r>
        <w:r>
          <w:t xml:space="preserve">), in der Abbildung durch gestrichelte Linien markiert, </w:t>
        </w:r>
        <w:del w:id="9011" w:author="Claude" w:date="2026-09-20T12:00:00Z">
          <w:r>
            <w:delText xml:space="preserve">beträgt 0,32 für das französische</w:delText>
          </w:r>
        </w:del>
      </w:ins>
      <w:ins w:id="9012" w:author="Claude" w:date="2026-09-20T12:00:00Z">
        <w:r>
          <w:t xml:space="preserve">beträgt 0,33 für das französische</w:t>
        </w:r>
      </w:ins>
      <w:ins w:id="86" w:author="Elisabeth de Bruijn" w:date="2026-09-18T10:39:00Z">
        <w:r>
          <w:t xml:space="preserve"> und nur 0,19 für das deutsche Korpus.</w:t>
        </w:r>
      </w:ins>
      <w:r>
        <w:rPr>
          <w:lang w:val="de-DE"/>
        </w:rPr>
        <w:t xml:space="preserve"> Das französische Korpus erscheint also in absoluten Zahlen </w:t>
      </w:r>
      <w:r>
        <w:rPr>
          <w:i/>
          <w:iCs/>
          <w:lang w:val="de-DE"/>
        </w:rPr>
        <w:t>matière</w:t>
      </w:r>
      <w:r>
        <w:rPr>
          <w:lang w:val="de-DE"/>
        </w:rPr>
        <w:t xml:space="preserve">-kohäsiver, doch bedeutet dies nicht notwendigerweise, dass die </w:t>
      </w:r>
      <w:r>
        <w:rPr>
          <w:i/>
          <w:iCs/>
          <w:lang w:val="de-DE"/>
        </w:rPr>
        <w:t>matière</w:t>
      </w:r>
      <w:r>
        <w:rPr>
          <w:lang w:val="de-DE"/>
        </w:rPr>
        <w:t xml:space="preserve"> die französische Überlieferung stärker strukturiert, da der Unterschied zum Teil den größeren Anteil deutscher Werke außerhalb von Bodels Schema widerspiegelt.</w:t>
      </w:r>
    </w:p>
    <w:p w14:paraId="2AD1129F" w14:textId="77777777" w:rsidR="00781D47" w:rsidRPr="00D74D71" w:rsidRDefault="00781D47" w:rsidP="00A4467F">
      <w:pPr>
        <w:jc w:val="both"/>
        <w:rPr>
          <w:lang w:val="de-DE"/>
        </w:rPr>
      </w:pPr>
    </w:p>
    <w:p w14:paraId="3A6EA32A" w14:textId="77777777" w:rsidR="002C10E7" w:rsidRPr="00D74D71" w:rsidRDefault="00000000" w:rsidP="00A4467F">
      <w:pPr>
        <w:keepNext/>
        <w:jc w:val="center"/>
        <w:rPr>
          <w:del w:id="9017" w:author="Claude" w:date="2026-09-20T12:00:00Z"/>
          <w:lang w:val="de-DE"/>
        </w:rPr>
      </w:pPr>
      <w:del w:id="9018" w:author="Claude" w:date="2026-09-20T12:00:00Z">
        <w:r>
          <w:rPr>
            <w:noProof/>
            <w:lang w:val="de-DE"/>
          </w:rPr>
          <w:drawing>
            <wp:inline distT="0" distB="0" distL="0" distR="0" wp14:anchorId="10B3BBAA" wp14:editId="5A332D17">
              <wp:extent cx="4676775" cy="2886075"/>
              <wp:effectExtent l="0" t="0" r="0" b="0"/>
              <wp:docPr id="1435822626" name="Afbeelding 1435822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76775" cy="2886075"/>
                      </a:xfrm>
                      <a:prstGeom prst="rect">
                        <a:avLst/>
                      </a:prstGeom>
                    </pic:spPr>
                  </pic:pic>
                </a:graphicData>
              </a:graphic>
            </wp:inline>
          </w:drawing>
        </w:r>
      </w:del>
    </w:p>
    <w:p w14:paraId="4BB62D3C" w14:textId="77777777" w:rsidR="00781D47" w:rsidRDefault="00781D47" w:rsidP="00A4467F">
      <w:pPr>
        <w:rPr>
          <w:sz w:val="22"/>
          <w:szCs w:val="22"/>
          <w:lang w:val="de-DE"/>
        </w:rPr>
      </w:pPr>
    </w:p>
    <w:p w14:paraId="41765A26" w14:textId="62FC1E32" w:rsidR="002C10E7" w:rsidRPr="00D74D71" w:rsidRDefault="00000000" w:rsidP="00E90F2B">
      <w:pPr>
        <w:jc w:val="both"/>
        <w:rPr>
          <w:lang w:val="de-DE"/>
        </w:rPr>
      </w:pPr>
      <w:r>
        <w:rPr>
          <w:sz w:val="22"/>
          <w:szCs w:val="22"/>
          <w:lang w:val="de-DE"/>
        </w:rPr>
        <w:t xml:space="preserve">Abbildung 4: Geschätzte Kohäsion innerhalb der </w:t>
      </w:r>
      <w:r>
        <w:rPr>
          <w:i/>
          <w:iCs/>
          <w:sz w:val="22"/>
          <w:szCs w:val="22"/>
          <w:lang w:val="de-DE"/>
        </w:rPr>
        <w:t>matières</w:t>
      </w:r>
      <w:r>
        <w:rPr>
          <w:sz w:val="22"/>
          <w:szCs w:val="22"/>
          <w:lang w:val="de-DE"/>
        </w:rPr>
        <w:t xml:space="preserve"> in der französischen und der deutschen Tradition. Die Punkte geben die geschätzte Wahrscheinlichkeit an, dass die handschriftlichen Nachbarn eines Werkes derselben </w:t>
      </w:r>
      <w:r>
        <w:rPr>
          <w:i/>
          <w:iCs/>
          <w:sz w:val="22"/>
          <w:szCs w:val="22"/>
          <w:lang w:val="de-DE"/>
        </w:rPr>
        <w:t>matière</w:t>
      </w:r>
      <w:r>
        <w:rPr>
          <w:sz w:val="22"/>
          <w:szCs w:val="22"/>
          <w:lang w:val="de-DE"/>
        </w:rPr>
        <w:t xml:space="preserve"> angehören; die Balken zeigen die zugehörigen Glaubwürdigkeits</w:t>
        <w:softHyphen/>
        <w:t>inter</w:t>
        <w:softHyphen/>
        <w:t xml:space="preserve">valle (dick: 50 %, dünn: 89 %). Alle gemeinsam vorkommenden Werke, einschließlich der als </w:t>
      </w:r>
      <w:r>
        <w:rPr>
          <w:i/>
          <w:iCs/>
          <w:sz w:val="22"/>
          <w:szCs w:val="22"/>
          <w:lang w:val="de-DE"/>
        </w:rPr>
        <w:t>Other</w:t>
      </w:r>
      <w:r>
        <w:rPr>
          <w:sz w:val="22"/>
          <w:szCs w:val="22"/>
          <w:lang w:val="de-DE"/>
        </w:rPr>
        <w:t xml:space="preserve"> klassifizierten, gehen als Versuche in die Berechnung dieser Wahrscheinlichkeit ein. Die grauen gestrichelten Linien markieren die Zufallserwartung jeder Sprache: die Wahrschein</w:t>
        <w:softHyphen/>
        <w:t xml:space="preserve">lichkeit, dass zwei zufällig kombinierte Werke derselben </w:t>
      </w:r>
      <w:r>
        <w:rPr>
          <w:i/>
          <w:iCs/>
          <w:sz w:val="22"/>
          <w:szCs w:val="22"/>
          <w:lang w:val="de-DE"/>
        </w:rPr>
        <w:t>matière</w:t>
      </w:r>
      <w:r>
        <w:rPr>
          <w:sz w:val="22"/>
          <w:szCs w:val="22"/>
          <w:lang w:val="de-DE"/>
        </w:rPr>
        <w:t xml:space="preserve"> angehören; sie unterscheidet sich zwischen den beiden Sprachen.</w:t>
      </w:r>
    </w:p>
    <w:p w14:paraId="34888BA8" w14:textId="77777777" w:rsidR="00781D47" w:rsidRDefault="00781D47" w:rsidP="00A4467F">
      <w:pPr>
        <w:jc w:val="both"/>
        <w:rPr>
          <w:lang w:val="de-DE"/>
        </w:rPr>
      </w:pPr>
    </w:p>
    <w:p w14:paraId="746D401D" w14:textId="75626B1E" w:rsidR="002C10E7" w:rsidRDefault="00000000" w:rsidP="00A4467F">
      <w:pPr>
        <w:jc w:val="both"/>
        <w:rPr>
          <w:lang w:val="de-DE"/>
        </w:rPr>
      </w:pPr>
      <w:r>
        <w:rPr>
          <w:lang w:val="de-DE"/>
        </w:rPr>
        <w:t xml:space="preserve">Wie Abbildung 4 zeigt, liegt die geschätzte Kohäsion innerhalb der </w:t>
      </w:r>
      <w:r>
        <w:rPr>
          <w:i/>
          <w:iCs/>
          <w:lang w:val="de-DE"/>
        </w:rPr>
        <w:t>matières</w:t>
      </w:r>
      <w:r>
        <w:rPr>
          <w:lang w:val="de-DE"/>
        </w:rPr>
        <w:t xml:space="preserve"> in allen drei Kategorien deutlich über der jeweiligen sprachspezifischen Grundwahrscheinlichkeit. Größe und Richtung des Unterschieds zwischen den beiden Traditionen variieren jedoch je nach </w:t>
      </w:r>
      <w:r>
        <w:rPr>
          <w:i/>
          <w:iCs/>
          <w:lang w:val="de-DE"/>
        </w:rPr>
        <w:t>matière</w:t>
      </w:r>
      <w:r>
        <w:rPr>
          <w:lang w:val="de-DE"/>
        </w:rPr>
        <w:t xml:space="preserve"> erheblich. Werke der Kategorie </w:t>
      </w:r>
      <w:r>
        <w:rPr>
          <w:i/>
          <w:iCs/>
          <w:lang w:val="de-DE"/>
        </w:rPr>
        <w:t>Britain</w:t>
      </w:r>
      <w:r>
        <w:rPr>
          <w:lang w:val="de-DE"/>
        </w:rPr>
        <w:t xml:space="preserve"> weisen in der französischen Tradition eine wesentlich größere Kohäsion auf als in der deutschen, während der Unterschied bei </w:t>
      </w:r>
      <w:r>
        <w:rPr>
          <w:i/>
          <w:iCs/>
          <w:lang w:val="de-DE"/>
        </w:rPr>
        <w:t>France</w:t>
      </w:r>
      <w:r>
        <w:rPr>
          <w:lang w:val="de-DE"/>
        </w:rPr>
        <w:t xml:space="preserve"> ebenfalls vorhanden, aber gedämpfter ist. Die geringere Kohäsion des deutschen Artus</w:t>
        <w:softHyphen/>
        <w:t xml:space="preserve">materials könnte zum Teil sein häufiges gemeinsames Vorkommen mit als </w:t>
      </w:r>
      <w:r>
        <w:rPr>
          <w:i/>
          <w:iCs/>
          <w:lang w:val="de-DE"/>
        </w:rPr>
        <w:t>Other</w:t>
      </w:r>
      <w:r>
        <w:rPr>
          <w:lang w:val="de-DE"/>
        </w:rPr>
        <w:t xml:space="preserve"> klassifizierten Werken, einschließlich der Heldendichtung, widerspiegeln, wie die Netzwerkdarstellungen nahelegen. Bei </w:t>
      </w:r>
      <w:r>
        <w:rPr>
          <w:i/>
          <w:iCs/>
          <w:lang w:val="de-DE"/>
        </w:rPr>
        <w:t>Rome</w:t>
      </w:r>
      <w:r>
        <w:rPr>
          <w:lang w:val="de-DE"/>
        </w:rPr>
        <w:t xml:space="preserve"> ist das Muster dagegen umgekehrt: Erzählungen über die klassische </w:t>
        <w:lastRenderedPageBreak/>
        <w:t>Antike zeigen in der deutschen Tradition eine deutlich größere handschriftliche Kohäsion als in der französischen.</w:t>
      </w:r>
    </w:p>
    <w:p w14:paraId="3134A113" w14:textId="77777777" w:rsidR="00781D47" w:rsidRPr="00D74D71" w:rsidRDefault="00781D47" w:rsidP="00A4467F">
      <w:pPr>
        <w:jc w:val="both"/>
        <w:rPr>
          <w:lang w:val="de-DE"/>
        </w:rPr>
      </w:pPr>
    </w:p>
    <w:p w14:paraId="1E419059" w14:textId="77777777" w:rsidR="002C10E7" w:rsidRPr="00D74D71" w:rsidRDefault="00000000" w:rsidP="00A4467F">
      <w:pPr>
        <w:keepNext/>
        <w:rPr>
          <w:lang w:val="de-DE"/>
        </w:rPr>
      </w:pPr>
      <w:r>
        <w:rPr>
          <w:b/>
          <w:bCs/>
          <w:lang w:val="de-DE"/>
        </w:rPr>
        <w:t>Jenseits von Bodel: Von Kategorien zu Gemeinschaften</w:t>
      </w:r>
    </w:p>
    <w:p w14:paraId="5CFA65EA" w14:textId="77777777" w:rsidR="00781D47" w:rsidRDefault="00781D47" w:rsidP="00A4467F">
      <w:pPr>
        <w:jc w:val="both"/>
        <w:rPr>
          <w:lang w:val="de-DE"/>
        </w:rPr>
      </w:pPr>
    </w:p>
    <w:p w14:paraId="544B6AE4" w14:textId="4B141870" w:rsidR="002C10E7" w:rsidRDefault="00000000" w:rsidP="00A4467F">
      <w:pPr>
        <w:jc w:val="both"/>
        <w:rPr>
          <w:lang w:val="de-DE"/>
        </w:rPr>
      </w:pPr>
      <w:r>
        <w:rPr>
          <w:lang w:val="de-DE"/>
        </w:rPr>
        <w:t xml:space="preserve">Der vorangehende Abschnitt hat gezeigt, dass Bodels </w:t>
      </w:r>
      <w:r>
        <w:rPr>
          <w:i/>
          <w:iCs/>
          <w:lang w:val="de-DE"/>
        </w:rPr>
        <w:t>matières</w:t>
      </w:r>
      <w:r>
        <w:rPr>
          <w:lang w:val="de-DE"/>
        </w:rPr>
        <w:t xml:space="preserve"> die Mitüberlieferung in beiden Traditionen in nennenswertem Maße strukturieren, auch wenn ihre Wirkung sich zwischen dem Französischen und dem Deutschen unterscheidet. Diese von Bodel inspirierte Analyse ist wertvoll, geht aber von einer </w:t>
      </w:r>
      <w:r>
        <w:rPr>
          <w:i/>
          <w:iCs/>
          <w:lang w:val="de-DE"/>
        </w:rPr>
        <w:t>top-down</w:t>
      </w:r>
      <w:r>
        <w:rPr>
          <w:lang w:val="de-DE"/>
        </w:rPr>
        <w:t xml:space="preserve">-Klassifikation aus, die auf dem Inhalt der Werke beruht und nicht auf der Art, wie sie in Mehrtextsammlungen tatsächlich gruppiert sind. Statt Werke vorab Kategorien zuzuweisen, können wir daher auch Gemeinschaften aus den beobachteten Mustern des gemeinsamen Vorkommens im Netzwerk hervorgehen lassen. Wie verhalten sich diese </w:t>
      </w:r>
      <w:r>
        <w:rPr>
          <w:i/>
          <w:iCs/>
          <w:lang w:val="de-DE"/>
        </w:rPr>
        <w:t>bottom-up</w:t>
      </w:r>
      <w:r>
        <w:rPr>
          <w:lang w:val="de-DE"/>
        </w:rPr>
        <w:t xml:space="preserve"> ermittelten Gruppierungen zu den literarischen Kategorien, die wir den Werken oben – einigermaßen gewaltsam und anachronistisch – auferlegt haben? Die deutsche Heldendichtung bietet hierfür ein Beispiel. Obwohl Bodels Klassifikation keine Kategorie für diese Tradition kennt, ließ die vorangehende Netzwerkdarstellung bereits eine recht kohärente Gruppe heroischer Texte innerhalb des ansonsten dicht vernetzten Ganzen erkennen. Weitere bedeutsame Textgemeinschaften könnten sich ebenso in den Daten verbergen.</w:t>
      </w:r>
    </w:p>
    <w:p w14:paraId="52C32B40" w14:textId="77777777" w:rsidR="00781D47" w:rsidRPr="00D74D71" w:rsidRDefault="00781D47" w:rsidP="00A4467F">
      <w:pPr>
        <w:jc w:val="both"/>
        <w:rPr>
          <w:lang w:val="de-DE"/>
        </w:rPr>
      </w:pPr>
    </w:p>
    <w:p w14:paraId="1B1ED9BD" w14:textId="6BBC52E5" w:rsidR="00D84A97" w:rsidRDefault="00000000" w:rsidP="00A4467F">
      <w:pPr>
        <w:jc w:val="both"/>
        <w:rPr>
          <w:lang w:val="de-DE"/>
        </w:rPr>
      </w:pPr>
      <w:r>
        <w:rPr>
          <w:lang w:val="de-DE"/>
        </w:rPr>
        <w:t>Zu diesem Zweck wenden wir einen Algorithmus zur Erkennung von Gemeinschaften (</w:t>
      </w:r>
      <w:r>
        <w:rPr>
          <w:i/>
          <w:iCs/>
          <w:lang w:val="de-DE"/>
        </w:rPr>
        <w:t>com</w:t>
        <w:softHyphen/>
        <w:t xml:space="preserve">munity detection</w:t>
      </w:r>
      <w:r>
        <w:rPr>
          <w:lang w:val="de-DE"/>
        </w:rPr>
        <w:t xml:space="preserve">, hier das Verfahren der </w:t>
      </w:r>
      <w:r>
        <w:rPr>
          <w:i/>
          <w:iCs/>
          <w:lang w:val="de-DE"/>
        </w:rPr>
        <w:t xml:space="preserve">greedy modularity</w:t>
      </w:r>
      <w:r>
        <w:rPr>
          <w:lang w:val="de-DE"/>
        </w:rPr>
        <w:t>) an, der ursprünglich entwickelt wurde, um Gruppen wie soziale „Cliquen“ in Netzwerken zu ermitteln, sich hier aber ebenso anwenden lässt. Die resultierenden Gemeinschaften grenzen Gruppen von Werken (Nachbar</w:t>
        <w:softHyphen/>
        <w:t xml:space="preserve">schaften) ab, die über ihre Überlieferung eng miteinander verbunden sind, etwa weil sie häufig in denselben Kodizes gemeinsam vorkommen. Wir gewichten das Netzwerk mit der Newman-Projektion, die den Einfluss großer Mehrtextkodizes abschwächt. Ohne diese Gewichtung neigen solche großen Sammlungen, die häufig relativ spät sind, dazu, das Ergebnis zu dominieren und Muster in kleineren Kodizes zu überdecken.</w:t>
      </w:r>
      <w:r>
        <w:rPr>
          <w:rStyle w:val="Voetnootmarkering"/>
          <w:lang w:val="de-DE"/>
        </w:rPr>
        <w:footnoteReference w:id="5"/>
      </w:r>
      <w:r>
        <w:rPr>
          <w:lang w:val="de-DE"/>
        </w:rPr>
        <w:t xml:space="preserve"> Um die Lesbarkeit zu wahren, heben die Abbildungen 5 A und B nur die sieben größten Gemeinschaften, bezeichnet mit dem Präfix C, farblich hervor; Werke kleinerer Gemeinschaften sind grau dargestellt. </w:t>
      </w:r>
      <w:ins w:id="87" w:author="Elisabeth de Bruijn" w:date="2026-09-18T11:24:00Z">
        <w:r>
          <w:t xml:space="preserve">Auf diese Weise lassen sich sowohl in dem dichten, stark vernetzten französischen Netzwerk als auch in dem stärker in einzelne Teilnetze zerfallenden deutschen Netzwerk Subcluster erkennen.</w:t>
        </w:r>
      </w:ins>
    </w:p>
    <w:p w14:paraId="07E8E3CA" w14:textId="77777777" w:rsidR="00D84A97" w:rsidRDefault="00D84A97" w:rsidP="00A4467F">
      <w:pPr>
        <w:jc w:val="both"/>
        <w:rPr>
          <w:lang w:val="de-DE"/>
        </w:rPr>
      </w:pPr>
    </w:p>
    <w:p w14:paraId="69733278" w14:textId="2D2EE557" w:rsidR="002C10E7" w:rsidRPr="00D74D71" w:rsidRDefault="00D84A97" w:rsidP="00A4467F">
      <w:pPr>
        <w:jc w:val="both"/>
        <w:rPr>
          <w:lang w:val="de-DE"/>
        </w:rPr>
      </w:pPr>
      <w:ins w:id="88" w:author="Elisabeth de Bruijn" w:date="2026-09-18T11:24:00Z">
        <w:r>
          <w:t xml:space="preserve">Einige dieser Gruppen bilden Konstellationen der Mitüberlieferung ab, die durch Bodels Modell nicht notwendigerweise erfasst werden. Manche bestehen ausschließlich aus Werken einer einzigen </w:t>
        </w:r>
        <w:r>
          <w:rPr>
            <w:i/>
            <w:iCs/>
          </w:rPr>
          <w:t>matière</w:t>
        </w:r>
        <w:r>
          <w:t xml:space="preserve">, wie das französische C2, das den </w:t>
        </w:r>
        <w:r>
          <w:rPr>
            <w:i/>
            <w:iCs/>
          </w:rPr>
          <w:t>Guillaume</w:t>
        </w:r>
        <w:r>
          <w:t xml:space="preserve">-Zyklus umfasst; viele sind jedoch gemischt</w:t>
        </w:r>
      </w:ins>
      <w:ins w:id="89" w:author="Elisabeth de Bruijn" w:date="2026-09-18T11:24:00Z" w16du:dateUtc="2026-09-18T09:24:00Z">
        <w:r>
          <w:t xml:space="preserve">. </w:t>
        </w:r>
      </w:ins>
      <w:r>
        <w:rPr>
          <w:lang w:val="de-DE"/>
        </w:rPr>
        <w:t xml:space="preserve">Das deutsche C2 etwa vereint Artusromane mit der historischen Dietrichepik. Besonders aufschlussreich ist in diesem Zusammenhang die Verteilung der deutschen Dietrich</w:t>
        <w:softHyphen/>
        <w:t xml:space="preserve">erzählungen. Die Forschung unterscheidet traditionell zwischen der aventiurehaften</w:t>
      </w:r>
      <w:r>
        <w:rPr>
          <w:i/>
          <w:iCs/>
          <w:lang w:val="de-DE"/>
        </w:rPr>
        <w:t xml:space="preserve"> </w:t>
      </w:r>
      <w:r>
        <w:rPr>
          <w:lang w:val="de-DE"/>
        </w:rPr>
        <w:t>Dietrich</w:t>
        <w:softHyphen/>
        <w:t xml:space="preserve">epik und der historischen Dietrichepik, die um Dietrichs Exil und Rückkehr kreist (Lienert 2015, 20). Die aventiurehafte Dietrichepik gehört zum deutschen C1, während </w:t>
      </w:r>
      <w:r>
        <w:rPr>
          <w:i/>
          <w:iCs/>
          <w:lang w:val="de-DE"/>
        </w:rPr>
        <w:t>Dietrichs Flucht</w:t>
      </w:r>
      <w:r>
        <w:rPr>
          <w:lang w:val="de-DE"/>
        </w:rPr>
        <w:t xml:space="preserve"> und die </w:t>
      </w:r>
      <w:r>
        <w:rPr>
          <w:i/>
          <w:iCs/>
          <w:lang w:val="de-DE"/>
        </w:rPr>
        <w:t>Rabenschlacht</w:t>
      </w:r>
      <w:r>
        <w:rPr>
          <w:lang w:val="de-DE"/>
        </w:rPr>
        <w:t xml:space="preserve"> zusammen mit mehreren Artusromanen in C2 stehen. Keine der beiden Gemeinschaften ist jedoch eine reine Dietrich-Gemeinschaft, was die gemischte Überlieferung dieser Texte in den Heldenbüchern widerspiegelt. Was C1 und C2 in der Abbildung nahe zueinander rückt, ist das Paar </w:t>
      </w:r>
      <w:r>
        <w:rPr>
          <w:i/>
          <w:iCs/>
          <w:lang w:val="de-DE"/>
        </w:rPr>
        <w:t>Ortnit</w:t>
      </w:r>
      <w:r>
        <w:rPr>
          <w:lang w:val="de-DE"/>
        </w:rPr>
        <w:t xml:space="preserve"> und </w:t>
      </w:r>
      <w:r>
        <w:rPr>
          <w:i/>
          <w:iCs/>
          <w:lang w:val="de-DE"/>
        </w:rPr>
        <w:t>Wolfdietrich</w:t>
      </w:r>
      <w:r>
        <w:rPr>
          <w:lang w:val="de-DE"/>
        </w:rPr>
        <w:t xml:space="preserve">, das zusammen mit dem Paar </w:t>
      </w:r>
      <w:r>
        <w:rPr>
          <w:i/>
          <w:iCs/>
          <w:lang w:val="de-DE"/>
        </w:rPr>
        <w:t>Willehalm</w:t>
      </w:r>
      <w:r>
        <w:rPr>
          <w:lang w:val="de-DE"/>
        </w:rPr>
        <w:t xml:space="preserve"> und </w:t>
      </w:r>
      <w:r>
        <w:rPr>
          <w:i/>
          <w:iCs/>
          <w:lang w:val="de-DE"/>
        </w:rPr>
        <w:t>Arabel</w:t>
      </w:r>
      <w:r>
        <w:rPr>
          <w:lang w:val="de-DE"/>
        </w:rPr>
        <w:t xml:space="preserve"> die stärkste deutsche Kante bildet. Dieses Paar steht sowohl im Dresdner </w:t>
        <w:lastRenderedPageBreak/>
        <w:t xml:space="preserve">Heldenbuch (Mscr. M 201), der Handschrift mit den meisten Werken aus C1, als auch im vergleichsweise späten Ambraser Heldenbuch (Cod. Ser. nova 2663), das die meisten Werke aus C2 enthält.</w:t>
      </w:r>
      <w:r>
        <w:rPr>
          <w:rStyle w:val="Voetnootmarkering"/>
          <w:lang w:val="de-DE"/>
        </w:rPr>
        <w:footnoteReference w:id="6"/>
      </w:r>
      <w:r>
        <w:rPr>
          <w:lang w:val="de-DE"/>
        </w:rPr>
        <w:t xml:space="preserve"> </w:t>
      </w:r>
      <w:ins w:id="90" w:author="Elisabeth de Bruijn" w:date="2026-09-18T11:27:00Z" w16du:dateUtc="2026-09-18T09:27:00Z">
        <w:r>
          <w:t xml:space="preserve">Schließlich muss selbst eine eng verbundene Werkgruppe keine eigene Gemeinschaft bilden: Die häufig gemeinsam überlieferte Trilogie aus </w:t>
        </w:r>
        <w:r>
          <w:rPr>
            <w:i/>
            <w:iCs/>
          </w:rPr>
          <w:t>Willehalm</w:t>
        </w:r>
        <w:r>
          <w:t xml:space="preserve">, </w:t>
        </w:r>
        <w:r>
          <w:rPr>
            <w:i/>
            <w:iCs/>
          </w:rPr>
          <w:t>Arabel</w:t>
        </w:r>
        <w:r>
          <w:t xml:space="preserve"> und </w:t>
        </w:r>
        <w:r>
          <w:rPr>
            <w:i/>
            <w:iCs/>
          </w:rPr>
          <w:t>Rennewart</w:t>
        </w:r>
        <w:r>
          <w:t xml:space="preserve"> bleibt zusammen mit dem </w:t>
        </w:r>
        <w:r>
          <w:rPr>
            <w:i/>
            <w:iCs/>
          </w:rPr>
          <w:t>Karl</w:t>
        </w:r>
        <w:r>
          <w:t xml:space="preserve"> des Strickers in C5 eingebunden.</w:t>
        </w:r>
      </w:ins>
    </w:p>
    <w:p w14:paraId="036422F4" w14:textId="77777777" w:rsidR="002C10E7" w:rsidRPr="00D74D71" w:rsidRDefault="00000000" w:rsidP="00A4467F">
      <w:pPr>
        <w:keepNext/>
        <w:jc w:val="center"/>
        <w:rPr>
          <w:del w:id="9015" w:author="Claude" w:date="2026-09-20T12:00:00Z"/>
          <w:lang w:val="de-DE"/>
        </w:rPr>
      </w:pPr>
      <w:del w:id="9016" w:author="Claude" w:date="2026-09-20T12:00:00Z">
        <w:r>
          <w:rPr>
            <w:noProof/>
            <w:lang w:val="de-DE"/>
          </w:rPr>
          <w:lastRenderedPageBreak/>
          <w:drawing>
            <wp:inline distT="0" distB="0" distL="0" distR="0" wp14:anchorId="7855BE5E" wp14:editId="0C751563">
              <wp:extent cx="4676775" cy="4638675"/>
              <wp:effectExtent l="0" t="0" r="0" b="0"/>
              <wp:docPr id="96526882" name="Afbeelding 96526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76775" cy="4638675"/>
                      </a:xfrm>
                      <a:prstGeom prst="rect">
                        <a:avLst/>
                      </a:prstGeom>
                    </pic:spPr>
                  </pic:pic>
                </a:graphicData>
              </a:graphic>
            </wp:inline>
          </w:drawing>
        </w:r>
      </w:del>
    </w:p>
    <w:p w14:paraId="339D99B2" w14:textId="77777777" w:rsidR="002C10E7" w:rsidRPr="00D74D71" w:rsidRDefault="00000000" w:rsidP="00A4467F">
      <w:pPr>
        <w:keepNext/>
        <w:jc w:val="center"/>
        <w:rPr>
          <w:del w:id="9013" w:author="Claude" w:date="2026-09-20T12:00:00Z"/>
          <w:lang w:val="de-DE"/>
        </w:rPr>
      </w:pPr>
      <w:del w:id="9014" w:author="Claude" w:date="2026-09-20T12:00:00Z">
        <w:r>
          <w:rPr>
            <w:noProof/>
            <w:lang w:val="de-DE"/>
          </w:rPr>
          <w:drawing>
            <wp:inline distT="0" distB="0" distL="0" distR="0" wp14:anchorId="02C2268C" wp14:editId="6D4D8972">
              <wp:extent cx="4676775" cy="3962400"/>
              <wp:effectExtent l="0" t="0" r="0" b="0"/>
              <wp:docPr id="1821423149" name="Afbeelding 1821423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676775" cy="3962400"/>
                      </a:xfrm>
                      <a:prstGeom prst="rect">
                        <a:avLst/>
                      </a:prstGeom>
                    </pic:spPr>
                  </pic:pic>
                </a:graphicData>
              </a:graphic>
            </wp:inline>
          </w:drawing>
        </w:r>
      </w:del>
    </w:p>
    <w:p w14:paraId="401E1E33" w14:textId="7AF9C7AA" w:rsidR="002C10E7" w:rsidRPr="00D74D71" w:rsidRDefault="00000000" w:rsidP="00D84A97">
      <w:pPr>
        <w:jc w:val="both"/>
        <w:rPr>
          <w:lang w:val="de-DE"/>
        </w:rPr>
      </w:pPr>
      <w:r>
        <w:rPr>
          <w:sz w:val="22"/>
          <w:szCs w:val="22"/>
          <w:lang w:val="de-DE"/>
        </w:rPr>
        <w:lastRenderedPageBreak/>
        <w:t xml:space="preserve">Abbildung 5 (A und B): Französisches und deutsches Mitüberlieferungsnetzwerk, visualisiert wie in Abbildung 3. Die Knotenfarbe steht diesmal jedoch für Gemeinschaften, die mittels </w:t>
      </w:r>
      <w:r>
        <w:rPr>
          <w:i/>
          <w:iCs/>
          <w:sz w:val="22"/>
          <w:szCs w:val="22"/>
          <w:lang w:val="de-DE"/>
        </w:rPr>
        <w:t xml:space="preserve">greedy modularity</w:t>
      </w:r>
      <w:r>
        <w:rPr>
          <w:sz w:val="22"/>
          <w:szCs w:val="22"/>
          <w:lang w:val="de-DE"/>
        </w:rPr>
        <w:t xml:space="preserve"> auf Newman-Projektionsgewichten und ohne Rücksicht auf die Bodel’sche Klassifikation ermittelt wurden. Die Gemeinschaften heben Gruppen von Werken hervor, die durch Mitüberlieferung ver</w:t>
        <w:softHyphen/>
        <w:t xml:space="preserve">gleichsweise stark miteinander verbunden sind. Kantenbreite und -deckkraft geben wie in Abbildung 3 die Zahl der gemeinsamen Handschriften wieder. Halbtransparente Flächen und Kürzel markieren die sieben größten Gemeinschaften; Werke kleinerer Gemeinschaften sind grau dargestellt. Die voll</w:t>
        <w:softHyphen/>
        <w:t>stän</w:t>
        <w:softHyphen/>
        <w:t>dige Zusammensetzung aller Gemeinschaften ist im begleitenden Notebook dokumentiert (s. Anm. 1).</w:t>
      </w:r>
    </w:p>
    <w:p w14:paraId="565568B0" w14:textId="77777777" w:rsidR="00781D47" w:rsidRDefault="00781D47" w:rsidP="00A4467F">
      <w:pPr>
        <w:jc w:val="both"/>
        <w:rPr>
          <w:lang w:val="de-DE"/>
        </w:rPr>
      </w:pPr>
    </w:p>
    <w:p w14:paraId="5E7970E1" w14:textId="39B700F7" w:rsidR="002C10E7" w:rsidRDefault="00000000" w:rsidP="00A4467F">
      <w:pPr>
        <w:jc w:val="both"/>
        <w:rPr>
          <w:lang w:val="de-DE"/>
        </w:rPr>
      </w:pPr>
      <w:r>
        <w:rPr>
          <w:lang w:val="de-DE"/>
        </w:rPr>
        <w:t xml:space="preserve">Das französische Netzwerk zeigt besonders deutlich, wie sich die breiten Affinitäten, die Bodels </w:t>
      </w:r>
      <w:r>
        <w:rPr>
          <w:i/>
          <w:iCs/>
          <w:lang w:val="de-DE"/>
        </w:rPr>
        <w:t>matières</w:t>
      </w:r>
      <w:r>
        <w:rPr>
          <w:lang w:val="de-DE"/>
        </w:rPr>
        <w:t xml:space="preserve"> erfassen, in spezifischere Textgemeinschaften untergliedern. Innerhalb der </w:t>
      </w:r>
      <w:r>
        <w:rPr>
          <w:i/>
          <w:iCs/>
          <w:lang w:val="de-DE"/>
        </w:rPr>
        <w:t xml:space="preserve">matière de France</w:t>
      </w:r>
      <w:r>
        <w:rPr>
          <w:lang w:val="de-DE"/>
        </w:rPr>
        <w:t xml:space="preserve"> bildet die Tradition um </w:t>
      </w:r>
      <w:r>
        <w:rPr>
          <w:i/>
          <w:iCs/>
          <w:lang w:val="de-DE"/>
        </w:rPr>
        <w:t xml:space="preserve">Guillaume d’Orange</w:t>
      </w:r>
      <w:r>
        <w:rPr>
          <w:lang w:val="de-DE"/>
        </w:rPr>
        <w:t xml:space="preserve"> eine dicht vernetzte Gruppe. Werke, die mit der </w:t>
      </w:r>
      <w:r>
        <w:rPr>
          <w:i/>
          <w:iCs/>
          <w:lang w:val="de-DE"/>
        </w:rPr>
        <w:t xml:space="preserve">Geste de Doon de Mayence</w:t>
      </w:r>
      <w:r>
        <w:rPr>
          <w:lang w:val="de-DE"/>
        </w:rPr>
        <w:t xml:space="preserve"> verbunden sind, formen eine weitere erkennbare Konstellation, während sich eine dritte epische Gruppierung um den Lothringer Zyklus und den Zyklus um </w:t>
      </w:r>
      <w:r>
        <w:rPr>
          <w:i/>
          <w:iCs/>
          <w:lang w:val="de-DE"/>
        </w:rPr>
        <w:t>Huon de Bordeaux</w:t>
      </w:r>
      <w:r>
        <w:rPr>
          <w:lang w:val="de-DE"/>
        </w:rPr>
        <w:t xml:space="preserve"> konzentriert. Eine vergleichbare interne Differenzierung zeigt sich in der </w:t>
      </w:r>
      <w:r>
        <w:rPr>
          <w:i/>
          <w:iCs/>
          <w:lang w:val="de-DE"/>
        </w:rPr>
        <w:t xml:space="preserve">matière de Bretagne</w:t>
      </w:r>
      <w:r>
        <w:rPr>
          <w:lang w:val="de-DE"/>
        </w:rPr>
        <w:t>: Das Material des Prosa-</w:t>
      </w:r>
      <w:r>
        <w:rPr>
          <w:i/>
          <w:iCs/>
          <w:lang w:val="de-DE"/>
        </w:rPr>
        <w:t>Lancelot-Graal</w:t>
      </w:r>
      <w:r>
        <w:rPr>
          <w:lang w:val="de-DE"/>
        </w:rPr>
        <w:t xml:space="preserve"> gruppiert sich getrennt von den Versromanen Chrétiens de Troyes, die in ein stärker gemischtes Netzwerk von Verserzählungen eingebettet sind. Auf der Ebene einzelner Verbindungen kommen Chré</w:t>
        <w:softHyphen/>
        <w:t xml:space="preserve">tiens Romane wiederholt gemeinsam mit Antikenromanen vor. Insbesondere der </w:t>
      </w:r>
      <w:r>
        <w:rPr>
          <w:i/>
          <w:iCs/>
          <w:lang w:val="de-DE"/>
        </w:rPr>
        <w:t xml:space="preserve">Roman de Troie</w:t>
      </w:r>
      <w:r>
        <w:rPr>
          <w:lang w:val="de-DE"/>
        </w:rPr>
        <w:t xml:space="preserve"> ist im vorliegenden Korpus ein wichtiger Mitüberlieferungspartner von </w:t>
      </w:r>
      <w:r>
        <w:rPr>
          <w:i/>
          <w:iCs/>
          <w:lang w:val="de-DE"/>
        </w:rPr>
        <w:t>Erec</w:t>
      </w:r>
      <w:r>
        <w:rPr>
          <w:lang w:val="de-DE"/>
        </w:rPr>
        <w:t xml:space="preserve">, </w:t>
      </w:r>
      <w:r>
        <w:rPr>
          <w:i/>
          <w:iCs/>
          <w:lang w:val="de-DE"/>
        </w:rPr>
        <w:t>Cligès</w:t>
      </w:r>
      <w:r>
        <w:rPr>
          <w:lang w:val="de-DE"/>
        </w:rPr>
        <w:t xml:space="preserve"> und </w:t>
      </w:r>
      <w:r>
        <w:rPr>
          <w:i/>
          <w:iCs/>
          <w:lang w:val="de-DE"/>
        </w:rPr>
        <w:t>Yvain</w:t>
      </w:r>
      <w:r>
        <w:rPr>
          <w:lang w:val="de-DE"/>
        </w:rPr>
        <w:t>.</w:t>
      </w:r>
      <w:r>
        <w:rPr>
          <w:rStyle w:val="Voetnootmarkering"/>
          <w:lang w:val="de-DE"/>
        </w:rPr>
        <w:footnoteReference w:id="7"/>
      </w:r>
      <w:r>
        <w:rPr>
          <w:lang w:val="de-DE"/>
        </w:rPr>
        <w:t xml:space="preserve"> Diese Muster offenbaren eine andere Organisationsebene als die im vorangehenden Abschnitt festgestellte allgemeine Tendenz von Werken derselben </w:t>
      </w:r>
      <w:r>
        <w:rPr>
          <w:i/>
          <w:iCs/>
          <w:lang w:val="de-DE"/>
        </w:rPr>
        <w:t>matière</w:t>
      </w:r>
      <w:r>
        <w:rPr>
          <w:lang w:val="de-DE"/>
        </w:rPr>
        <w:t xml:space="preserve">, gemeinsam überliefert zu werden. Bodels Kategorien erfassen breite Affinitäten in der handschriftlichen Überlieferung, während die </w:t>
      </w:r>
      <w:r>
        <w:rPr>
          <w:i/>
          <w:iCs/>
          <w:lang w:val="de-DE"/>
        </w:rPr>
        <w:t>bottom-up</w:t>
      </w:r>
      <w:r>
        <w:rPr>
          <w:lang w:val="de-DE"/>
        </w:rPr>
        <w:t xml:space="preserve"> ermittelten Gemeinschaften spezifischere Konstella</w:t>
        <w:softHyphen/>
        <w:t xml:space="preserve">tionen innerhalb dieser Kategorien unterscheiden und lokale Verbindungen über deren Grenzen hinweg sichtbar machen. Die </w:t>
      </w:r>
      <w:r>
        <w:rPr>
          <w:i/>
          <w:iCs/>
          <w:lang w:val="de-DE"/>
        </w:rPr>
        <w:t>bottom-up</w:t>
      </w:r>
      <w:r>
        <w:rPr>
          <w:lang w:val="de-DE"/>
        </w:rPr>
        <w:t xml:space="preserve">-Perspektive verleiht dem aus Bodels Kategorien gewonnenen Bild somit zusätzliche Schärfe.</w:t>
      </w:r>
    </w:p>
    <w:p w14:paraId="4EABBC7C" w14:textId="77777777" w:rsidR="00781D47" w:rsidRPr="00D74D71" w:rsidRDefault="00781D47" w:rsidP="00A4467F">
      <w:pPr>
        <w:jc w:val="both"/>
        <w:rPr>
          <w:lang w:val="de-DE"/>
        </w:rPr>
      </w:pPr>
    </w:p>
    <w:p w14:paraId="73EC4638" w14:textId="1F8CD911" w:rsidR="002C10E7" w:rsidRDefault="00000000" w:rsidP="00A4467F">
      <w:pPr>
        <w:jc w:val="both"/>
        <w:rPr>
          <w:lang w:val="de-DE"/>
        </w:rPr>
      </w:pPr>
      <w:r>
        <w:rPr>
          <w:lang w:val="de-DE"/>
        </w:rPr>
        <w:t xml:space="preserve">Die deutschen </w:t>
      </w:r>
      <w:r>
        <w:rPr>
          <w:i/>
          <w:iCs/>
          <w:lang w:val="de-DE"/>
        </w:rPr>
        <w:t>bottom-up</w:t>
      </w:r>
      <w:r>
        <w:rPr>
          <w:lang w:val="de-DE"/>
        </w:rPr>
        <w:t>-Gemeinschaften zeigen einen vergleichbaren Differenzierungs</w:t>
        <w:softHyphen/>
        <w:t xml:space="preserve">prozess, sind aber kein einfaches Spiegelbild des französischen Netzwerks. Die </w:t>
      </w:r>
      <w:r>
        <w:rPr>
          <w:i/>
          <w:iCs/>
          <w:lang w:val="de-DE"/>
        </w:rPr>
        <w:t>Helden</w:t>
        <w:softHyphen/>
        <w:t>dich</w:t>
        <w:softHyphen/>
        <w:t>tung</w:t>
      </w:r>
      <w:r>
        <w:rPr>
          <w:lang w:val="de-DE"/>
        </w:rPr>
        <w:t xml:space="preserve">, die oben innerhalb von </w:t>
      </w:r>
      <w:r>
        <w:rPr>
          <w:i/>
          <w:iCs/>
          <w:lang w:val="de-DE"/>
        </w:rPr>
        <w:t>Other</w:t>
      </w:r>
      <w:r>
        <w:rPr>
          <w:lang w:val="de-DE"/>
        </w:rPr>
        <w:t xml:space="preserve"> ausgesondert wurde und im Netzwerk als relativ kohärente Gruppe erschien, konzentriert sich vor allem in zwei der größeren ermittelten Gemeinschaften, statt einen einzigen undifferenzierten Block zu bilden. Wie erwähnt, spiegelt die Verteilung der Dietricherzählungen auf diese Gemeinschaften teilweise die traditionelle Unterscheidung zwischen aventiurehafter und historischer Dietrichepik wider. Das ist umso bemerkenswerter, als diese Gemeinschaften ausschließlich auf der Grundlage der Mitüber</w:t>
        <w:softHyphen/>
        <w:t xml:space="preserve">lieferung ermittelt wurden: Eine aus der Literaturgeschichte vertraute Unterscheidung zeichnet sich somit auch in den Mustern der handschriftlichen Überlieferung ab. Die Entsprechung ist allerdings nicht absolut, wie sowohl die gemischte Zusammensetzung der Gemeinschaften als auch die starken Verbindungen zwischen ihnen zeigen. Auch andere Konstellationen sind erkennbar: Das </w:t>
      </w:r>
      <w:r>
        <w:rPr>
          <w:i/>
          <w:iCs/>
          <w:lang w:val="de-DE"/>
        </w:rPr>
        <w:t>Tristan</w:t>
      </w:r>
      <w:r>
        <w:rPr>
          <w:lang w:val="de-DE"/>
        </w:rPr>
        <w:t xml:space="preserve">-Material bildet eine relativ kompakte Konstellation, und auch der </w:t>
      </w:r>
      <w:r>
        <w:rPr>
          <w:i/>
          <w:iCs/>
          <w:lang w:val="de-DE"/>
        </w:rPr>
        <w:t>Willehalm</w:t>
      </w:r>
      <w:r>
        <w:rPr>
          <w:lang w:val="de-DE"/>
        </w:rPr>
        <w:t xml:space="preserve"> und die mit ihm verbundenen Werke (</w:t>
      </w:r>
      <w:r>
        <w:rPr>
          <w:i/>
          <w:iCs/>
          <w:lang w:val="de-DE"/>
        </w:rPr>
        <w:t>Arabel</w:t>
      </w:r>
      <w:r>
        <w:rPr>
          <w:lang w:val="de-DE"/>
        </w:rPr>
        <w:t xml:space="preserve"> und </w:t>
      </w:r>
      <w:r>
        <w:rPr>
          <w:i/>
          <w:iCs/>
          <w:lang w:val="de-DE"/>
        </w:rPr>
        <w:t>Rennewart</w:t>
      </w:r>
      <w:r>
        <w:rPr>
          <w:lang w:val="de-DE"/>
        </w:rPr>
        <w:t xml:space="preserve">) zeigen eine ausgeprägte Tendenz, sich zusammenzuschließen.</w:t>
      </w:r>
    </w:p>
    <w:p w14:paraId="1F1BAA73" w14:textId="77777777" w:rsidR="00781D47" w:rsidRPr="00D74D71" w:rsidRDefault="00781D47" w:rsidP="00A4467F">
      <w:pPr>
        <w:jc w:val="both"/>
        <w:rPr>
          <w:lang w:val="de-DE"/>
        </w:rPr>
      </w:pPr>
    </w:p>
    <w:p w14:paraId="4A4ED46B" w14:textId="70A3BDDA" w:rsidR="002C10E7" w:rsidRDefault="00000000" w:rsidP="00A4467F">
      <w:pPr>
        <w:jc w:val="both"/>
        <w:rPr>
          <w:lang w:val="de-DE"/>
        </w:rPr>
      </w:pPr>
      <w:r>
        <w:rPr>
          <w:lang w:val="de-DE"/>
        </w:rPr>
        <w:t xml:space="preserve">Die </w:t>
      </w:r>
      <w:r>
        <w:rPr>
          <w:i/>
          <w:iCs/>
          <w:lang w:val="de-DE"/>
        </w:rPr>
        <w:t>bottom-up</w:t>
      </w:r>
      <w:r>
        <w:rPr>
          <w:lang w:val="de-DE"/>
        </w:rPr>
        <w:t xml:space="preserve">-Analyse bestätigt und verkompliziert somit zugleich das in den vorangehenden Abschnitten entwickelte Bild. Die ermittelten Gemeinschaften entsprechen nicht genau den etablierten literarischen Klassifikationen: Einige ähneln anerkannten Traditionen sehr, andere </w:t>
        <w:lastRenderedPageBreak/>
        <w:t>offenbaren Affinitäten, die die oben verwendeten breiteren Kategorien durchkreuzen. Der Unterschied besteht daher nicht zwischen literarischer Klassifikation und handschriftlicher Praxis, sondern zwischen verschiedenen Organisationsebenen. Die handschriftliche Überlie</w:t>
        <w:softHyphen/>
        <w:t>fe</w:t>
        <w:softHyphen/>
        <w:t>rung kann breite gattungsmäßige Affinitäten widerspiegeln und zugleich lokalere Beziehungen zwischen Werken sichtbar machen.</w:t>
      </w:r>
    </w:p>
    <w:p w14:paraId="18963AAA" w14:textId="77777777" w:rsidR="00781D47" w:rsidRPr="00D74D71" w:rsidRDefault="00781D47" w:rsidP="00A4467F">
      <w:pPr>
        <w:jc w:val="both"/>
        <w:rPr>
          <w:lang w:val="de-DE"/>
        </w:rPr>
      </w:pPr>
    </w:p>
    <w:p w14:paraId="4D37F34C" w14:textId="77777777" w:rsidR="002C10E7" w:rsidRPr="00D74D71" w:rsidRDefault="00000000" w:rsidP="00A4467F">
      <w:pPr>
        <w:keepNext/>
        <w:rPr>
          <w:lang w:val="de-DE"/>
        </w:rPr>
      </w:pPr>
      <w:r>
        <w:rPr>
          <w:b/>
          <w:bCs/>
          <w:lang w:val="de-DE"/>
        </w:rPr>
        <w:t>Schluss</w:t>
      </w:r>
    </w:p>
    <w:p w14:paraId="1FBDEE97" w14:textId="77777777" w:rsidR="00781D47" w:rsidRDefault="00781D47" w:rsidP="00A4467F">
      <w:pPr>
        <w:jc w:val="both"/>
        <w:rPr>
          <w:lang w:val="de-DE"/>
        </w:rPr>
      </w:pPr>
    </w:p>
    <w:p w14:paraId="767D900F" w14:textId="450D675F" w:rsidR="002C10E7" w:rsidRDefault="00000000" w:rsidP="00A4467F">
      <w:pPr>
        <w:jc w:val="both"/>
        <w:rPr>
          <w:lang w:val="de-DE"/>
        </w:rPr>
      </w:pPr>
      <w:r>
        <w:rPr>
          <w:lang w:val="de-DE"/>
        </w:rPr>
        <w:t xml:space="preserve">Die vergleichende Analyse der französischen und der deutschen Romanüberlieferung offenbart sowohl die Erklärungskraft als auch die Grenzen etablierter literarischer Klassifikationen. Bodels </w:t>
      </w:r>
      <w:r>
        <w:rPr>
          <w:i/>
          <w:iCs/>
          <w:lang w:val="de-DE"/>
        </w:rPr>
        <w:t>matières</w:t>
      </w:r>
      <w:r>
        <w:rPr>
          <w:lang w:val="de-DE"/>
        </w:rPr>
        <w:t xml:space="preserve"> sind nicht bloß literarhistorische Kategorien: Wo sie anwendbar sind, ent</w:t>
        <w:softHyphen/>
        <w:t>sprechen sie in beiden Traditionen auffallend gut den Mustern der handschriftlichen Mitüber</w:t>
        <w:softHyphen/>
        <w:t xml:space="preserve">lieferung. Die statistische Analyse zeigt, dass gemeinsam überlieferte Werke wesentlich häufiger derselben </w:t>
      </w:r>
      <w:r>
        <w:rPr>
          <w:i/>
          <w:iCs/>
          <w:lang w:val="de-DE"/>
        </w:rPr>
        <w:t>matière</w:t>
      </w:r>
      <w:r>
        <w:rPr>
          <w:lang w:val="de-DE"/>
        </w:rPr>
        <w:t xml:space="preserve"> angehören, als allein aufgrund des verfügbaren Werkrepertoires zu erwarten wäre. Zugleich legt der Vergleich eine wichtige Unterscheidung zwischen Erklä</w:t>
        <w:softHyphen/>
        <w:t xml:space="preserve">rungskraft und Abdeckung offen. Bodels Schema erfasst einen wesentlich größeren Anteil des französischen als des deutschen Korpus. Die deutsche Kategorie </w:t>
      </w:r>
      <w:r>
        <w:rPr>
          <w:i/>
          <w:iCs/>
          <w:lang w:val="de-DE"/>
        </w:rPr>
        <w:t>Other</w:t>
      </w:r>
      <w:r>
        <w:rPr>
          <w:lang w:val="de-DE"/>
        </w:rPr>
        <w:t xml:space="preserve"> besteht nicht einfach aus klassifikatorischem Rauschen: Sobald die Heldendichtung innerhalb dieser Kategorie ausgesondert wird, zeigt sich ihre Kohärenz als Erzähltradition auch in der handschriftlichen Mitüberlieferung. Ein Klassifikationssystem kann also innerhalb seines Geltungsbereichs eng mit der handschriftlichen Praxis übereinstimmen, ohne ein erschöpfendes Vokabular für den Vergleich volkssprachlicher Traditionen bereitzustellen.</w:t>
      </w:r>
    </w:p>
    <w:p w14:paraId="6EF1496D" w14:textId="77777777" w:rsidR="00781D47" w:rsidRPr="00D74D71" w:rsidRDefault="00781D47" w:rsidP="00A4467F">
      <w:pPr>
        <w:jc w:val="both"/>
        <w:rPr>
          <w:lang w:val="de-DE"/>
        </w:rPr>
      </w:pPr>
    </w:p>
    <w:p w14:paraId="4A0C8D67" w14:textId="4802B8EC" w:rsidR="002C10E7" w:rsidRDefault="00000000" w:rsidP="00A4467F">
      <w:pPr>
        <w:jc w:val="both"/>
        <w:rPr>
          <w:lang w:val="de-DE"/>
        </w:rPr>
      </w:pPr>
      <w:r>
        <w:rPr>
          <w:lang w:val="de-DE"/>
        </w:rPr>
        <w:t xml:space="preserve">Die </w:t>
      </w:r>
      <w:r>
        <w:rPr>
          <w:i/>
          <w:iCs/>
          <w:lang w:val="de-DE"/>
        </w:rPr>
        <w:t>bottom-up</w:t>
      </w:r>
      <w:r>
        <w:rPr>
          <w:lang w:val="de-DE"/>
        </w:rPr>
        <w:t xml:space="preserve">-Analyse fügt diesem Bild eine weitere Ebene hinzu. Weder Bodels </w:t>
      </w:r>
      <w:r>
        <w:rPr>
          <w:i/>
          <w:iCs/>
          <w:lang w:val="de-DE"/>
        </w:rPr>
        <w:t>matières</w:t>
      </w:r>
      <w:r>
        <w:rPr>
          <w:lang w:val="de-DE"/>
        </w:rPr>
        <w:t xml:space="preserve"> noch die Heldendichtung bilden in sich homogene Textgemeinschaften. Innerhalb dieser brei</w:t>
        <w:softHyphen/>
        <w:t>ten Kategorien differenziert die handschriftliche Mitüberlieferung kleinere Konstella</w:t>
        <w:softHyphen/>
        <w:t>tionen, von denen einige auch über deren Grenzen hinausreichen. Diese geschichteten Struk</w:t>
        <w:softHyphen/>
        <w:t xml:space="preserve">turen nehmen zudem in den beiden Traditionen unterschiedliche Formen an. Das dichtere französische Netzwerk bringt umfangreichere und sich überlappende Gemeinschaften hervor, während die deutsche Überlieferung um klarer voneinander abgegrenzte Konstellationen organisiert ist, was allgemeinere Unterschiede in Verbreitung und Zusammensetzung von Mehrtexthandschriften widerspiegelt. In beiden Netzwerken scheinen volkssprachliche heroische Traditionen eine besonders starke zentripetale Kraft auszuüben und kohäsive Gemein</w:t>
        <w:softHyphen/>
        <w:t xml:space="preserve">schaften um die französischen Epenzyklen und die deutsche Heldendichtung zu bilden. Ihre innere Organisation unterscheidet sich jedoch: Während die deutschen Heldenerzählungen eine vergleichsweise konzentrierte Konstellation bilden, gliedert sich die französische epische Tradition in mehrere distinkte Gemeinschaften, die im Großen und Ganzen einzelnen Zyklen entsprechen.</w:t>
      </w:r>
    </w:p>
    <w:p w14:paraId="79077DD8" w14:textId="77777777" w:rsidR="00781D47" w:rsidRPr="00D74D71" w:rsidRDefault="00781D47" w:rsidP="00A4467F">
      <w:pPr>
        <w:jc w:val="both"/>
        <w:rPr>
          <w:lang w:val="de-DE"/>
        </w:rPr>
      </w:pPr>
    </w:p>
    <w:p w14:paraId="5E998F4B" w14:textId="319C63F5" w:rsidR="002C10E7" w:rsidRDefault="00000000" w:rsidP="00A4467F">
      <w:pPr>
        <w:jc w:val="both"/>
        <w:rPr>
          <w:lang w:val="de-DE"/>
        </w:rPr>
      </w:pPr>
      <w:r>
        <w:rPr>
          <w:lang w:val="de-DE"/>
        </w:rPr>
        <w:t xml:space="preserve">Diese Befunde werfen die Frage auf, ob volkssprachliche heroische Traditionen auch in anderen Sprachräumen vergleichbare organisierende Kerne bildeten.</w:t>
      </w:r>
      <w:ins w:id="91" w:author="Elisabeth de Bruijn" w:date="2026-09-18T11:35:00Z" w16du:dateUtc="2026-09-18T09:35:00Z">
        <w:r>
          <w:t xml:space="preserve"> Anhand der erhaltenen mittelniederländischen Überlieferung lässt sich diese Hypothese nicht angemessen prüfen</w:t>
        </w:r>
      </w:ins>
      <w:r>
        <w:rPr>
          <w:lang w:val="de-DE"/>
        </w:rPr>
        <w:t xml:space="preserve">, da die Tradition der </w:t>
      </w:r>
      <w:r>
        <w:rPr>
          <w:i/>
          <w:iCs/>
          <w:lang w:val="de-DE"/>
        </w:rPr>
        <w:t xml:space="preserve">chansons de geste</w:t>
      </w:r>
      <w:r>
        <w:rPr>
          <w:lang w:val="de-DE"/>
        </w:rPr>
        <w:t xml:space="preserve"> (die sogenannte </w:t>
      </w:r>
      <w:r>
        <w:rPr>
          <w:i/>
          <w:iCs/>
          <w:lang w:val="de-DE"/>
        </w:rPr>
        <w:t>Karelepiek</w:t>
      </w:r>
      <w:r>
        <w:rPr>
          <w:lang w:val="de-DE"/>
        </w:rPr>
        <w:t xml:space="preserve">) fast ausschließlich fragmentarisch überliefert ist und nur relativ wenige Kodizes überhaupt mehrere Romane bewahren (Kienhorst 1988). Die mittelenglische Roman</w:t>
      </w:r>
      <w:ins w:id="92" w:author="Elisabeth de Bruijn" w:date="2026-09-18T11:35:00Z" w16du:dateUtc="2026-09-18T09:35:00Z">
        <w:r>
          <w:rPr>
            <w:lang w:val="de-DE"/>
          </w:rPr>
          <w:t>überlieferung</w:t>
        </w:r>
      </w:ins>
      <w:r>
        <w:rPr>
          <w:lang w:val="de-DE"/>
        </w:rPr>
        <w:t xml:space="preserve"> ist ebenfalls überwiegend in relativ späten Handschriften überliefert und umfasst viele vergleichsweise kurze Texte. Zwar sind mehrere bedeutende Mehrtextsammlungen erhalten, doch würde der kleinere Umfang dieser Tradition ein weniger ausgedehntes Netzwerk ergeben als das hier untersuchte französische und deutsche Material. Besonders instruktive Vergleiche könnten die </w:t>
        <w:lastRenderedPageBreak/>
        <w:t>irische und die altnordisch-isländische Tradition bieten. Mehrere irische Mehrtexthand</w:t>
        <w:softHyphen/>
        <w:t>schrif</w:t>
        <w:softHyphen/>
        <w:t>ten enthalten Gruppen miteinander verbundener Erzählungen, die demselben einheimischen Heldenzyklus angehören, am deutlichsten in der Ulster-Tradition (Poppe 2008, bes. 15 und 44).</w:t>
      </w:r>
      <w:ins w:id="93" w:author="Elisabeth de Bruijn" w:date="2026-09-18T11:37:00Z" w16du:dateUtc="2026-09-18T09:37:00Z">
        <w:r>
          <w:rPr>
            <w:lang w:val="de-DE"/>
          </w:rPr>
          <w:t xml:space="preserve"> Die altnordisch-isländische Überlieferung zeigt eine andere Konfiguration: Breite Textgemeinschaften durchkreuzen etablierte Klassifika</w:t>
          <w:softHyphen/>
          <w:t xml:space="preserve">tionen, indem sie Vorzeitsagas (</w:t>
        </w:r>
        <w:r>
          <w:rPr>
            <w:i/>
            <w:iCs/>
          </w:rPr>
          <w:t>fornaldarsögur</w:t>
        </w:r>
        <w:r>
          <w:rPr>
            <w:lang w:val="de-DE"/>
          </w:rPr>
          <w:t xml:space="preserve">) mit Rittersagas (</w:t>
        </w:r>
        <w:r>
          <w:rPr>
            <w:i/>
            <w:iCs/>
            <w:lang w:val="de-DE"/>
          </w:rPr>
          <w:t>riddarasögur</w:t>
        </w:r>
        <w:r>
          <w:rPr>
            <w:lang w:val="de-DE"/>
          </w:rPr>
          <w:t xml:space="preserve">) sowie Isländersagas (</w:t>
        </w:r>
        <w:r>
          <w:rPr>
            <w:i/>
            <w:iCs/>
            <w:lang w:val="de-DE"/>
          </w:rPr>
          <w:t>Íslendingasögur</w:t>
        </w:r>
        <w:r>
          <w:rPr>
            <w:lang w:val="de-DE"/>
          </w:rPr>
          <w:t xml:space="preserve">) mit Königssagas (</w:t>
        </w:r>
        <w:r>
          <w:rPr>
            <w:i/>
            <w:iCs/>
            <w:lang w:val="de-DE"/>
          </w:rPr>
          <w:t>konungasögur</w:t>
        </w:r>
        <w:r>
          <w:rPr>
            <w:lang w:val="de-DE"/>
          </w:rPr>
          <w:t>) zusammenführen (Kapitan/Wills 2023)</w:t>
        </w:r>
      </w:ins>
      <w:r>
        <w:rPr>
          <w:lang w:val="de-DE"/>
        </w:rPr>
        <w:t>.</w:t>
      </w:r>
      <w:r>
        <w:rPr>
          <w:rStyle w:val="Voetnootmarkering"/>
          <w:lang w:val="de-DE"/>
        </w:rPr>
        <w:footnoteReference w:id="8"/>
      </w:r>
      <w:r>
        <w:rPr>
          <w:lang w:val="de-DE"/>
        </w:rPr>
        <w:t xml:space="preserve"> </w:t>
      </w:r>
      <w:ins w:id="94" w:author="Elisabeth de Bruijn" w:date="2026-09-18T11:37:00Z">
        <w:r>
          <w:t xml:space="preserve">Zusammengenommen legen diese Fälle die Vermutung nahe, dass volkssprachliche heroische Traditionen wiederholt Textgemeinschaften geprägt haben. Zugleich zeigen sie, dass sich Umfang und Zusammensetzung dieser Gemeinschaften nicht allein aus etablierten literarischen Klassifikationen ableiten lassen. Die Gattungsordnung der handschriftlichen Überlieferung erscheint demnach nicht als starres System einander ausschließender Kategorien, sondern als mehrschichtige Struktur, in der breite literarische Affinitäten mit spezifischeren textuellen Beziehungen koexistieren. Die Mitüberlieferung eröffnet damit einen Zugang zu mittelalterlichen Gattungsordnungen, der nicht dazu zwingt, zwischen historischen Kategorien und handschriftlicher Praxis zu wählen, sondern untersucht, auf welchen Ebenen sich beide überschneiden.</w:t>
        </w:r>
      </w:ins>
    </w:p>
    <w:p w14:paraId="4441988B" w14:textId="77777777" w:rsidR="00781D47" w:rsidRPr="00D74D71" w:rsidRDefault="00781D47" w:rsidP="00A4467F">
      <w:pPr>
        <w:jc w:val="both"/>
        <w:rPr>
          <w:lang w:val="de-DE"/>
        </w:rPr>
      </w:pPr>
    </w:p>
    <w:p w14:paraId="441B1925" w14:textId="77777777" w:rsidR="002C10E7" w:rsidRPr="00D74D71" w:rsidRDefault="00000000" w:rsidP="00A4467F">
      <w:pPr>
        <w:keepNext/>
        <w:rPr>
          <w:lang w:val="de-DE"/>
        </w:rPr>
      </w:pPr>
      <w:r>
        <w:rPr>
          <w:b/>
          <w:bCs/>
          <w:lang w:val="de-DE"/>
        </w:rPr>
        <w:t>Bibliografie</w:t>
      </w:r>
    </w:p>
    <w:p w14:paraId="601F22BA" w14:textId="77777777" w:rsidR="00781D47" w:rsidRDefault="00781D47" w:rsidP="00A4467F">
      <w:pPr>
        <w:ind w:left="566" w:hanging="566"/>
        <w:rPr>
          <w:lang w:val="de-DE"/>
        </w:rPr>
      </w:pPr>
    </w:p>
    <w:p w14:paraId="5EA085AB" w14:textId="2385D3E8" w:rsidR="002C10E7" w:rsidRDefault="00000000" w:rsidP="00A4467F">
      <w:pPr>
        <w:ind w:left="566" w:hanging="566"/>
        <w:rPr>
          <w:lang w:val="de-DE"/>
        </w:rPr>
      </w:pPr>
      <w:r>
        <w:rPr>
          <w:lang w:val="de-DE"/>
        </w:rPr>
        <w:t xml:space="preserve">Andrist, Patrick, Paul Canart und Marilena Maniaci. 2013. </w:t>
      </w:r>
      <w:r>
        <w:rPr>
          <w:i/>
          <w:iCs/>
          <w:lang w:val="de-DE"/>
        </w:rPr>
        <w:t xml:space="preserve">La syntaxe du codex. Essai de codicologie structurale</w:t>
      </w:r>
      <w:r>
        <w:rPr>
          <w:lang w:val="de-DE"/>
        </w:rPr>
        <w:t xml:space="preserve">. Turnhout: Brepols.</w:t>
      </w:r>
    </w:p>
    <w:p w14:paraId="594AD966" w14:textId="77777777" w:rsidR="00781D47" w:rsidRPr="00D74D71" w:rsidRDefault="00781D47" w:rsidP="00A4467F">
      <w:pPr>
        <w:ind w:left="566" w:hanging="566"/>
        <w:rPr>
          <w:lang w:val="de-DE"/>
        </w:rPr>
      </w:pPr>
    </w:p>
    <w:p w14:paraId="4F34DA2C" w14:textId="77777777" w:rsidR="002C10E7" w:rsidRDefault="00000000" w:rsidP="00A4467F">
      <w:pPr>
        <w:ind w:left="566" w:hanging="566"/>
        <w:rPr>
          <w:lang w:val="de-DE"/>
        </w:rPr>
      </w:pPr>
      <w:r>
        <w:rPr>
          <w:lang w:val="de-DE"/>
        </w:rPr>
        <w:t xml:space="preserve">Bastert, Bernd. 2010. </w:t>
      </w:r>
      <w:r>
        <w:rPr>
          <w:i/>
          <w:iCs/>
          <w:lang w:val="de-DE"/>
        </w:rPr>
        <w:t xml:space="preserve">Helden als Heilige. Chanson de geste-Rezeption im deutschsprachigen Raum</w:t>
      </w:r>
      <w:r>
        <w:rPr>
          <w:lang w:val="de-DE"/>
        </w:rPr>
        <w:t xml:space="preserve">. Tübingen: Francke (Bibliotheca Germanica 54).</w:t>
      </w:r>
    </w:p>
    <w:p w14:paraId="67A90FA3" w14:textId="77777777" w:rsidR="00781D47" w:rsidRPr="00D74D71" w:rsidRDefault="00781D47" w:rsidP="00A4467F">
      <w:pPr>
        <w:ind w:left="566" w:hanging="566"/>
        <w:rPr>
          <w:lang w:val="de-DE"/>
        </w:rPr>
      </w:pPr>
    </w:p>
    <w:p w14:paraId="39A296C9" w14:textId="77777777" w:rsidR="002C10E7" w:rsidRPr="00D74D71" w:rsidRDefault="00000000" w:rsidP="00A4467F">
      <w:pPr>
        <w:ind w:left="566" w:hanging="566"/>
        <w:rPr>
          <w:lang w:val="de-DE"/>
        </w:rPr>
      </w:pPr>
      <w:r>
        <w:rPr>
          <w:lang w:val="de-DE"/>
        </w:rPr>
        <w:t xml:space="preserve">Bodel, Jean. 1989. </w:t>
      </w:r>
      <w:r>
        <w:rPr>
          <w:i/>
          <w:iCs/>
          <w:lang w:val="de-DE"/>
        </w:rPr>
        <w:t xml:space="preserve">La Chanson des Saisnes</w:t>
      </w:r>
      <w:r>
        <w:rPr>
          <w:lang w:val="de-DE"/>
        </w:rPr>
        <w:t>. Hrsg. von Annette Brasseur. 2 Bde. Genf: Droz.</w:t>
      </w:r>
    </w:p>
    <w:p w14:paraId="6C84453F" w14:textId="77777777" w:rsidR="00D40529" w:rsidRDefault="00D40529" w:rsidP="00A4467F">
      <w:pPr>
        <w:ind w:left="566" w:hanging="566"/>
        <w:rPr>
          <w:lang w:val="de-DE"/>
        </w:rPr>
      </w:pPr>
    </w:p>
    <w:p w14:paraId="2D7F7DD4" w14:textId="36B8D9B2" w:rsidR="002C10E7" w:rsidRDefault="00000000" w:rsidP="00A4467F">
      <w:pPr>
        <w:ind w:left="566" w:hanging="566"/>
        <w:rPr>
          <w:lang w:val="de-DE"/>
        </w:rPr>
      </w:pPr>
      <w:r>
        <w:rPr>
          <w:lang w:val="de-DE"/>
        </w:rPr>
        <w:t xml:space="preserve">Busby, Keith. 2002. </w:t>
      </w:r>
      <w:r>
        <w:rPr>
          <w:i/>
          <w:iCs/>
          <w:lang w:val="de-DE"/>
        </w:rPr>
        <w:t xml:space="preserve">Codex and Context. Reading Old French Verse Narrative in Manuscript</w:t>
      </w:r>
      <w:r>
        <w:rPr>
          <w:lang w:val="de-DE"/>
        </w:rPr>
        <w:t xml:space="preserve">. 2 Bde. Amsterdam/New York: Rodopi.</w:t>
      </w:r>
    </w:p>
    <w:p w14:paraId="1BDCC8B6" w14:textId="77777777" w:rsidR="00D40529" w:rsidRPr="00D74D71" w:rsidRDefault="00D40529" w:rsidP="00A4467F">
      <w:pPr>
        <w:ind w:left="566" w:hanging="566"/>
        <w:rPr>
          <w:lang w:val="de-DE"/>
        </w:rPr>
      </w:pPr>
    </w:p>
    <w:p w14:paraId="0F0AFB92" w14:textId="77777777" w:rsidR="002C10E7" w:rsidRDefault="00000000" w:rsidP="00A4467F">
      <w:pPr>
        <w:ind w:left="566" w:hanging="566"/>
        <w:rPr>
          <w:lang w:val="de-DE"/>
        </w:rPr>
      </w:pPr>
      <w:r>
        <w:rPr>
          <w:lang w:val="de-DE"/>
        </w:rPr>
        <w:t xml:space="preserve">Edlich-Muth, Miriam. 2018. „Contextualising Continuation. An Approach to Medieval Romance Collections“. In </w:t>
      </w:r>
      <w:r>
        <w:rPr>
          <w:i/>
          <w:iCs/>
          <w:lang w:val="de-DE"/>
        </w:rPr>
        <w:t xml:space="preserve">Der Kurzroman in den spätmittelalterlichen Sammelhandschriften Europas. Pan-European Romances in Medieval Compilation Manuscripts</w:t>
      </w:r>
      <w:r>
        <w:rPr>
          <w:lang w:val="de-DE"/>
        </w:rPr>
        <w:t>, hrsg. von Miriam Edlich-Muth. Wiesbaden: Reichert: 183–191.</w:t>
      </w:r>
    </w:p>
    <w:p w14:paraId="7F80774F" w14:textId="77777777" w:rsidR="00D40529" w:rsidRPr="00D74D71" w:rsidRDefault="00D40529" w:rsidP="00A4467F">
      <w:pPr>
        <w:ind w:left="566" w:hanging="566"/>
        <w:rPr>
          <w:lang w:val="de-DE"/>
        </w:rPr>
      </w:pPr>
    </w:p>
    <w:p w14:paraId="3361C371" w14:textId="77777777" w:rsidR="002C10E7" w:rsidRDefault="00000000" w:rsidP="00A4467F">
      <w:pPr>
        <w:ind w:left="566" w:hanging="566"/>
        <w:rPr>
          <w:lang w:val="de-DE"/>
        </w:rPr>
      </w:pPr>
      <w:r>
        <w:rPr>
          <w:lang w:val="de-DE"/>
        </w:rPr>
        <w:t xml:space="preserve">Fitzpatrick, KellyAnn. 2019. </w:t>
      </w:r>
      <w:r>
        <w:rPr>
          <w:i/>
          <w:iCs/>
          <w:lang w:val="de-DE"/>
        </w:rPr>
        <w:t>Neomedievalism, Popular Culture, and the Academy. From Tolkien to Game of Thrones</w:t>
      </w:r>
      <w:r>
        <w:rPr>
          <w:lang w:val="de-DE"/>
        </w:rPr>
        <w:t>. Woodbridge: D. S. Brewer.</w:t>
      </w:r>
    </w:p>
    <w:p w14:paraId="60ABBF20" w14:textId="77777777" w:rsidR="00D40529" w:rsidRPr="00D74D71" w:rsidRDefault="00D40529" w:rsidP="00A4467F">
      <w:pPr>
        <w:ind w:left="566" w:hanging="566"/>
        <w:rPr>
          <w:lang w:val="de-DE"/>
        </w:rPr>
      </w:pPr>
    </w:p>
    <w:p w14:paraId="489390C1" w14:textId="77777777" w:rsidR="002C10E7" w:rsidRDefault="00000000" w:rsidP="00A4467F">
      <w:pPr>
        <w:ind w:left="566" w:hanging="566"/>
        <w:rPr>
          <w:lang w:val="de-DE"/>
        </w:rPr>
      </w:pPr>
      <w:r>
        <w:rPr>
          <w:lang w:val="de-DE"/>
        </w:rPr>
        <w:t xml:space="preserve">Hagberg, Aric A., Daniel A. Schult und Pieter J. Swart. 2008. „Exploring Network Structure, Dynamics, and Function using NetworkX“. In </w:t>
      </w:r>
      <w:r>
        <w:rPr>
          <w:i/>
          <w:iCs/>
          <w:lang w:val="de-DE"/>
        </w:rPr>
        <w:t xml:space="preserve">Proceedings of the 7th Python in Science Conference (SciPy 2008)</w:t>
      </w:r>
      <w:r>
        <w:rPr>
          <w:lang w:val="de-DE"/>
        </w:rPr>
        <w:t>, hrsg. von Gaël Varoquaux, Travis Vaught und Jarrod Millman. Pasadena: 11–15.</w:t>
      </w:r>
    </w:p>
    <w:p w14:paraId="43434A81" w14:textId="77777777" w:rsidR="00D40529" w:rsidRPr="00D74D71" w:rsidRDefault="00D40529" w:rsidP="00A4467F">
      <w:pPr>
        <w:ind w:left="566" w:hanging="566"/>
        <w:rPr>
          <w:lang w:val="de-DE"/>
        </w:rPr>
      </w:pPr>
    </w:p>
    <w:p w14:paraId="6025199F" w14:textId="5ADC2AB1" w:rsidR="002C10E7" w:rsidRDefault="00000000" w:rsidP="00A4467F">
      <w:pPr>
        <w:ind w:left="566" w:hanging="566"/>
        <w:rPr>
          <w:lang w:val="de-DE"/>
        </w:rPr>
      </w:pPr>
      <w:r>
        <w:rPr>
          <w:lang w:val="de-DE"/>
        </w:rPr>
        <w:t xml:space="preserve">Handschriftencensus. o. J. „Helden- und Dietrichepik“. &lt;https://handschriftencensus.de/tag/Helden-+und+Dietrichepik&gt;. Aufgerufen am 26. August 2026.</w:t>
      </w:r>
    </w:p>
    <w:p w14:paraId="56DE2BA5" w14:textId="77777777" w:rsidR="00D1686A" w:rsidRPr="00D74D71" w:rsidRDefault="00D1686A" w:rsidP="00A4467F">
      <w:pPr>
        <w:ind w:left="566" w:hanging="566"/>
        <w:rPr>
          <w:lang w:val="de-DE"/>
        </w:rPr>
      </w:pPr>
    </w:p>
    <w:p w14:paraId="0A54DCFB" w14:textId="77777777" w:rsidR="002C10E7" w:rsidRPr="00D74D71" w:rsidRDefault="00000000" w:rsidP="00A4467F">
      <w:pPr>
        <w:ind w:left="566" w:hanging="566"/>
        <w:rPr>
          <w:lang w:val="de-DE"/>
        </w:rPr>
      </w:pPr>
      <w:r>
        <w:rPr>
          <w:lang w:val="de-DE"/>
        </w:rPr>
        <w:t xml:space="preserve">Kapitan, Katarzyna Anna und Tarrin Wills. 2023. „Sagas and Genre. A Case for Application of Network Analysis to Manuscripts Preserving Old Norse-Icelandic Saga Literature“. </w:t>
      </w:r>
      <w:r>
        <w:rPr>
          <w:i/>
          <w:iCs/>
          <w:lang w:val="de-DE"/>
        </w:rPr>
        <w:t xml:space="preserve">Digital Scholarship in the Humanities</w:t>
      </w:r>
      <w:r>
        <w:rPr>
          <w:lang w:val="de-DE"/>
        </w:rPr>
        <w:t xml:space="preserve"> 38 (3): 1130–1144.</w:t>
      </w:r>
    </w:p>
    <w:p w14:paraId="64A21211" w14:textId="77777777" w:rsidR="00D40529" w:rsidRDefault="00D40529" w:rsidP="00A4467F">
      <w:pPr>
        <w:ind w:left="566" w:hanging="566"/>
        <w:rPr>
          <w:lang w:val="de-DE"/>
        </w:rPr>
      </w:pPr>
    </w:p>
    <w:p w14:paraId="74AE3217" w14:textId="384FB366" w:rsidR="002C10E7" w:rsidRDefault="00000000" w:rsidP="00A4467F">
      <w:pPr>
        <w:ind w:left="566" w:hanging="566"/>
        <w:rPr>
          <w:lang w:val="de-DE"/>
        </w:rPr>
      </w:pPr>
      <w:r>
        <w:rPr>
          <w:lang w:val="de-DE"/>
        </w:rPr>
        <w:t xml:space="preserve">Kestemont, Mike, Folgert Karsdorp, Elisabeth de Bruijn, Matthew Driscoll, Katarzyna A. Kapitan, Pádraig Ó Macháin, Daniel Sawyer, Remco Sleiderink und Anne Chao. 2022. „Forgotten Books. The Application of Unseen Species Models to the Survival of Culture“. </w:t>
      </w:r>
      <w:r>
        <w:rPr>
          <w:i/>
          <w:iCs/>
          <w:lang w:val="de-DE"/>
        </w:rPr>
        <w:t>Science</w:t>
      </w:r>
      <w:r>
        <w:rPr>
          <w:lang w:val="de-DE"/>
        </w:rPr>
        <w:t xml:space="preserve"> 375 (6582): 765–769. &lt;https://doi.org/10.1126/science.abl7655&gt;.</w:t>
      </w:r>
    </w:p>
    <w:p w14:paraId="5178F971" w14:textId="77777777" w:rsidR="00D40529" w:rsidRPr="00D74D71" w:rsidRDefault="00D40529" w:rsidP="00A4467F">
      <w:pPr>
        <w:ind w:left="566" w:hanging="566"/>
        <w:rPr>
          <w:lang w:val="de-DE"/>
        </w:rPr>
      </w:pPr>
    </w:p>
    <w:p w14:paraId="59C4A34D" w14:textId="77777777" w:rsidR="002C10E7" w:rsidRDefault="00000000" w:rsidP="00A4467F">
      <w:pPr>
        <w:ind w:left="566" w:hanging="566"/>
        <w:rPr>
          <w:lang w:val="de-DE"/>
        </w:rPr>
      </w:pPr>
      <w:r>
        <w:rPr>
          <w:lang w:val="de-DE"/>
        </w:rPr>
        <w:t xml:space="preserve">Kienhorst, Hans. 1988. </w:t>
      </w:r>
      <w:r>
        <w:rPr>
          <w:i/>
          <w:iCs/>
          <w:lang w:val="de-DE"/>
        </w:rPr>
        <w:t xml:space="preserve">De handschriften van de Middelnederlandse ridderepiek. Een codicologische beschrijving</w:t>
      </w:r>
      <w:r>
        <w:rPr>
          <w:lang w:val="de-DE"/>
        </w:rPr>
        <w:t>. 2 Bde. Deventer: Sub Rosa.</w:t>
      </w:r>
    </w:p>
    <w:p w14:paraId="72E81E50" w14:textId="77777777" w:rsidR="00D40529" w:rsidRPr="00D74D71" w:rsidRDefault="00D40529" w:rsidP="00A4467F">
      <w:pPr>
        <w:ind w:left="566" w:hanging="566"/>
        <w:rPr>
          <w:lang w:val="de-DE"/>
        </w:rPr>
      </w:pPr>
    </w:p>
    <w:p w14:paraId="67B9A00E" w14:textId="77777777" w:rsidR="002C10E7" w:rsidRDefault="00000000" w:rsidP="00A4467F">
      <w:pPr>
        <w:ind w:left="566" w:hanging="566"/>
        <w:rPr>
          <w:lang w:val="de-DE"/>
        </w:rPr>
      </w:pPr>
      <w:r>
        <w:rPr>
          <w:lang w:val="de-DE"/>
        </w:rPr>
        <w:t xml:space="preserve">Lienert, Elisabeth. 2015. </w:t>
      </w:r>
      <w:r>
        <w:rPr>
          <w:i/>
          <w:iCs/>
          <w:lang w:val="de-DE"/>
        </w:rPr>
        <w:t>Mittelhochdeutsche Heldenepik. Eine Einführung</w:t>
      </w:r>
      <w:r>
        <w:rPr>
          <w:lang w:val="de-DE"/>
        </w:rPr>
        <w:t>. Berlin: Erich Schmidt (Grundlagen der Germanistik 58).</w:t>
      </w:r>
    </w:p>
    <w:p w14:paraId="1DE57E7E" w14:textId="77777777" w:rsidR="00D40529" w:rsidRPr="00D74D71" w:rsidRDefault="00D40529" w:rsidP="00A4467F">
      <w:pPr>
        <w:ind w:left="566" w:hanging="566"/>
        <w:rPr>
          <w:lang w:val="de-DE"/>
        </w:rPr>
      </w:pPr>
    </w:p>
    <w:p w14:paraId="573E262E" w14:textId="77777777" w:rsidR="002C10E7" w:rsidRDefault="00000000" w:rsidP="00A4467F">
      <w:pPr>
        <w:ind w:left="566" w:hanging="566"/>
        <w:rPr>
          <w:lang w:val="de-DE"/>
        </w:rPr>
      </w:pPr>
      <w:r>
        <w:rPr>
          <w:lang w:val="de-DE"/>
        </w:rPr>
        <w:t xml:space="preserve">Nichols, Stephen G. und Siegfried Wenzel, Hg. 1996. </w:t>
      </w:r>
      <w:r>
        <w:rPr>
          <w:i/>
          <w:iCs/>
          <w:lang w:val="de-DE"/>
        </w:rPr>
        <w:t xml:space="preserve">The Whole Book. Cultural Perspectives on the Medieval Miscellany</w:t>
      </w:r>
      <w:r>
        <w:rPr>
          <w:lang w:val="de-DE"/>
        </w:rPr>
        <w:t>. Ann Arbor: University of Michigan Press.</w:t>
      </w:r>
    </w:p>
    <w:p w14:paraId="1397E1BD" w14:textId="77777777" w:rsidR="00D40529" w:rsidRPr="00D74D71" w:rsidRDefault="00D40529" w:rsidP="00A4467F">
      <w:pPr>
        <w:ind w:left="566" w:hanging="566"/>
        <w:rPr>
          <w:lang w:val="de-DE"/>
        </w:rPr>
      </w:pPr>
    </w:p>
    <w:p w14:paraId="064B9E89" w14:textId="77777777" w:rsidR="002C10E7" w:rsidRDefault="00000000" w:rsidP="00A4467F">
      <w:pPr>
        <w:ind w:left="566" w:hanging="566"/>
        <w:rPr>
          <w:lang w:val="de-DE"/>
        </w:rPr>
      </w:pPr>
      <w:r>
        <w:rPr>
          <w:lang w:val="de-DE"/>
        </w:rPr>
        <w:t xml:space="preserve">Poppe, Erich. 2008. </w:t>
      </w:r>
      <w:r>
        <w:rPr>
          <w:i/>
          <w:iCs/>
          <w:lang w:val="de-DE"/>
        </w:rPr>
        <w:t xml:space="preserve">Of Cycles and Other Critical Matters. Some Issues in Medieval Irish Literary History and Criticism</w:t>
      </w:r>
      <w:r>
        <w:rPr>
          <w:lang w:val="de-DE"/>
        </w:rPr>
        <w:t xml:space="preserve">. Cambridge: Department of Anglo-Saxon, Norse and Celtic (E. C. Quiggin Memorial Lectures 9).</w:t>
      </w:r>
    </w:p>
    <w:p w14:paraId="721A48CE" w14:textId="77777777" w:rsidR="00D40529" w:rsidRPr="00D74D71" w:rsidRDefault="00D40529" w:rsidP="00A4467F">
      <w:pPr>
        <w:ind w:left="566" w:hanging="566"/>
        <w:rPr>
          <w:lang w:val="de-DE"/>
        </w:rPr>
      </w:pPr>
    </w:p>
    <w:p w14:paraId="1E0DAFDC" w14:textId="77777777" w:rsidR="002C10E7" w:rsidRDefault="00000000" w:rsidP="00A4467F">
      <w:pPr>
        <w:ind w:left="566" w:hanging="566"/>
        <w:rPr>
          <w:lang w:val="de-DE"/>
        </w:rPr>
      </w:pPr>
      <w:r>
        <w:rPr>
          <w:lang w:val="de-DE"/>
        </w:rPr>
        <w:t xml:space="preserve">Pratt, Karen, Bart Besamusca, Matthias Meyer und Ad Putter, Hg. 2017. </w:t>
      </w:r>
      <w:r>
        <w:rPr>
          <w:i/>
          <w:iCs/>
          <w:lang w:val="de-DE"/>
        </w:rPr>
        <w:t xml:space="preserve">The Dynamics of the Medieval Manuscript. Text Collections from a European Perspective</w:t>
      </w:r>
      <w:r>
        <w:rPr>
          <w:lang w:val="de-DE"/>
        </w:rPr>
        <w:t xml:space="preserve">. Göttingen: V&amp;R unipress.</w:t>
      </w:r>
    </w:p>
    <w:p w14:paraId="33DCF134" w14:textId="77777777" w:rsidR="00D40529" w:rsidRPr="00D74D71" w:rsidRDefault="00D40529" w:rsidP="00A4467F">
      <w:pPr>
        <w:ind w:left="566" w:hanging="566"/>
        <w:rPr>
          <w:lang w:val="de-DE"/>
        </w:rPr>
      </w:pPr>
    </w:p>
    <w:p w14:paraId="0E204658" w14:textId="77777777" w:rsidR="002C10E7" w:rsidRDefault="00000000" w:rsidP="00A4467F">
      <w:pPr>
        <w:ind w:left="566" w:hanging="566"/>
        <w:rPr>
          <w:lang w:val="de-DE"/>
        </w:rPr>
      </w:pPr>
      <w:r>
        <w:rPr>
          <w:lang w:val="de-DE"/>
        </w:rPr>
        <w:t xml:space="preserve">Reignier, Virgile, Jean-Baptiste Camps, Elisabeth de Bruijn, Mike Kestemont, Maud Mélinand et al. 2026. „Linking Medieval Europe. Collecting and Connecting Data on Multilingual Textual Traditions“. Beitrag zur Konferenz der European Association for Digital Humanities, Kraków, September 2026. &lt;https://hal.science/hal-05676740&gt;.</w:t>
      </w:r>
    </w:p>
    <w:p w14:paraId="27722417" w14:textId="77777777" w:rsidR="00D40529" w:rsidRPr="00D74D71" w:rsidRDefault="00D40529" w:rsidP="00A4467F">
      <w:pPr>
        <w:ind w:left="566" w:hanging="566"/>
        <w:rPr>
          <w:lang w:val="de-DE"/>
        </w:rPr>
      </w:pPr>
    </w:p>
    <w:p w14:paraId="07375306" w14:textId="77777777" w:rsidR="002C10E7" w:rsidRPr="00D74D71" w:rsidRDefault="00000000" w:rsidP="00A4467F">
      <w:pPr>
        <w:ind w:left="566" w:hanging="566"/>
        <w:rPr>
          <w:lang w:val="de-DE"/>
        </w:rPr>
      </w:pPr>
      <w:r>
        <w:rPr>
          <w:lang w:val="de-DE"/>
        </w:rPr>
        <w:t xml:space="preserve">Wolf, Jürgen. 2016. „Sammelhandschriften – mehr als die Summe der Einzelteile“. In </w:t>
      </w:r>
      <w:r>
        <w:rPr>
          <w:i/>
          <w:iCs/>
          <w:lang w:val="de-DE"/>
        </w:rPr>
        <w:t>Überlieferungsgeschichte transdisziplinär. Neue Perspektiven auf ein germanistisches Forschungsparadigma</w:t>
      </w:r>
      <w:r>
        <w:rPr>
          <w:lang w:val="de-DE"/>
        </w:rPr>
        <w:t>, hrsg. von Dorothea Klein. Wiesbaden: Reichert: 69–82.</w:t>
      </w:r>
    </w:p>
    <w:sectPr w:rsidR="002C10E7" w:rsidRPr="00D74D71">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C490B" w14:textId="77777777" w:rsidR="008943DD" w:rsidRDefault="008943DD">
      <w:r>
        <w:separator/>
      </w:r>
    </w:p>
  </w:endnote>
  <w:endnote w:type="continuationSeparator" w:id="0">
    <w:p w14:paraId="519BB4A4" w14:textId="77777777" w:rsidR="008943DD" w:rsidRDefault="00894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6547993"/>
      <w:docPartObj>
        <w:docPartGallery w:val="Page Numbers (Bottom of Page)"/>
        <w:docPartUnique/>
      </w:docPartObj>
    </w:sdtPr>
    <w:sdtContent>
      <w:p w14:paraId="5A89998A" w14:textId="76FA5FDA" w:rsidR="00010B21" w:rsidRDefault="00010B21">
        <w:pPr>
          <w:pStyle w:val="Voettekst"/>
          <w:jc w:val="right"/>
        </w:pPr>
        <w:r>
          <w:fldChar w:fldCharType="begin"/>
        </w:r>
        <w:r>
          <w:instrText>PAGE   \* MERGEFORMAT</w:instrText>
        </w:r>
        <w:r>
          <w:fldChar w:fldCharType="separate"/>
        </w:r>
        <w:r>
          <w:rPr>
            <w:lang w:val="nl-NL"/>
          </w:rPr>
          <w:t>2</w:t>
        </w:r>
        <w:r>
          <w:fldChar w:fldCharType="end"/>
        </w:r>
      </w:p>
    </w:sdtContent>
  </w:sdt>
  <w:p w14:paraId="50151AC2" w14:textId="77777777" w:rsidR="00010B21" w:rsidRDefault="00010B21">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F7D2F" w14:textId="77777777" w:rsidR="008943DD" w:rsidRDefault="008943DD">
      <w:r>
        <w:separator/>
      </w:r>
    </w:p>
  </w:footnote>
  <w:footnote w:type="continuationSeparator" w:id="0">
    <w:p w14:paraId="1D7DCB12" w14:textId="77777777" w:rsidR="008943DD" w:rsidRDefault="008943DD">
      <w:r>
        <w:continuationSeparator/>
      </w:r>
    </w:p>
  </w:footnote>
  <w:footnote w:id="1">
    <w:p w14:paraId="67FB5A40" w14:textId="0A7F0285" w:rsidR="002C10E7" w:rsidRPr="008404B6" w:rsidRDefault="00000000" w:rsidP="00B44BA8">
      <w:pPr>
        <w:jc w:val="both"/>
        <w:rPr>
          <w:sz w:val="20"/>
          <w:szCs w:val="20"/>
          <w:lang w:val="de-DE"/>
        </w:rPr>
      </w:pPr>
      <w:r w:rsidRPr="008404B6">
        <w:rPr>
          <w:rStyle w:val="Voetnootmarkering"/>
          <w:sz w:val="20"/>
          <w:szCs w:val="20"/>
          <w:lang w:val="de-DE"/>
        </w:rPr>
        <w:footnoteRef/>
      </w:r>
      <w:r w:rsidR="008404B6">
        <w:rPr>
          <w:sz w:val="20"/>
          <w:szCs w:val="20"/>
          <w:lang w:val="de-DE"/>
        </w:rPr>
        <w:t xml:space="preserve"> </w:t>
      </w:r>
      <w:r w:rsidRPr="008404B6">
        <w:rPr>
          <w:sz w:val="20"/>
          <w:szCs w:val="20"/>
          <w:lang w:val="de-DE"/>
        </w:rPr>
        <w:t xml:space="preserve">Dieser Beitrag beruht auf Daten, die im Rahmen des ERC-geförderten Projekts </w:t>
      </w:r>
      <w:proofErr w:type="spellStart"/>
      <w:r w:rsidRPr="008404B6">
        <w:rPr>
          <w:sz w:val="20"/>
          <w:szCs w:val="20"/>
          <w:lang w:val="de-DE"/>
        </w:rPr>
        <w:t>LostM</w:t>
      </w:r>
      <w:r w:rsidR="00B44BA8">
        <w:rPr>
          <w:sz w:val="20"/>
          <w:szCs w:val="20"/>
          <w:lang w:val="de-DE"/>
        </w:rPr>
        <w:t>a</w:t>
      </w:r>
      <w:proofErr w:type="spellEnd"/>
      <w:r w:rsidRPr="008404B6">
        <w:rPr>
          <w:sz w:val="20"/>
          <w:szCs w:val="20"/>
          <w:lang w:val="de-DE"/>
        </w:rPr>
        <w:t xml:space="preserve"> erhoben wurden</w:t>
      </w:r>
      <w:r w:rsidR="00B44BA8">
        <w:rPr>
          <w:sz w:val="20"/>
          <w:szCs w:val="20"/>
          <w:lang w:val="de-DE"/>
        </w:rPr>
        <w:t xml:space="preserve"> (</w:t>
      </w:r>
      <w:hyperlink r:id="rId1" w:history="1">
        <w:r w:rsidR="00B44BA8" w:rsidRPr="00FB6F5F">
          <w:rPr>
            <w:rStyle w:val="Hyperlink"/>
            <w:sz w:val="20"/>
            <w:szCs w:val="20"/>
            <w:lang w:val="de-DE"/>
          </w:rPr>
          <w:t>https://lostma-erc.github.io/corpus</w:t>
        </w:r>
      </w:hyperlink>
      <w:r w:rsidR="00B44BA8">
        <w:rPr>
          <w:sz w:val="20"/>
          <w:szCs w:val="20"/>
          <w:lang w:val="de-DE"/>
        </w:rPr>
        <w:t>)</w:t>
      </w:r>
      <w:r w:rsidRPr="008404B6">
        <w:rPr>
          <w:sz w:val="20"/>
          <w:szCs w:val="20"/>
          <w:lang w:val="de-DE"/>
        </w:rPr>
        <w:t>. Die Verfasser danken den an der Datenerhebung für das französische und das deutsche Korpus beteiligten Projektmitgliedern, insbesondere Jean-Baptiste Camps, Cecile Vermaas und Virgile Reignier. Der gesamte Programmcode der hier vorgestellten Analysen wird zusammen mit den auf</w:t>
      </w:r>
      <w:r w:rsidR="00B44BA8">
        <w:rPr>
          <w:sz w:val="20"/>
          <w:szCs w:val="20"/>
          <w:lang w:val="de-DE"/>
        </w:rPr>
        <w:softHyphen/>
      </w:r>
      <w:r w:rsidRPr="008404B6">
        <w:rPr>
          <w:sz w:val="20"/>
          <w:szCs w:val="20"/>
          <w:lang w:val="de-DE"/>
        </w:rPr>
        <w:t xml:space="preserve">bereiteten Daten öffentlich auf GitHub bereitgestellt </w:t>
      </w:r>
      <w:r w:rsidR="00D1642C">
        <w:rPr>
          <w:sz w:val="20"/>
          <w:szCs w:val="20"/>
          <w:lang w:val="de-DE"/>
        </w:rPr>
        <w:t>(</w:t>
      </w:r>
      <w:hyperlink r:id="rId2" w:history="1">
        <w:r w:rsidR="00D1642C" w:rsidRPr="00FB6F5F">
          <w:rPr>
            <w:rStyle w:val="Hyperlink"/>
            <w:sz w:val="20"/>
            <w:szCs w:val="20"/>
            <w:lang w:val="de-DE"/>
          </w:rPr>
          <w:t>https://github.com/mikekestemont/mitueberlierung</w:t>
        </w:r>
      </w:hyperlink>
      <w:r w:rsidR="00D1642C">
        <w:rPr>
          <w:sz w:val="20"/>
          <w:szCs w:val="20"/>
          <w:lang w:val="de-DE"/>
        </w:rPr>
        <w:t xml:space="preserve">) </w:t>
      </w:r>
      <w:r w:rsidRPr="00757E78">
        <w:rPr>
          <w:sz w:val="20"/>
          <w:szCs w:val="20"/>
          <w:lang w:val="de-DE"/>
        </w:rPr>
        <w:t xml:space="preserve">und dauerhaft auf </w:t>
      </w:r>
      <w:proofErr w:type="spellStart"/>
      <w:r w:rsidRPr="00757E78">
        <w:rPr>
          <w:sz w:val="20"/>
          <w:szCs w:val="20"/>
          <w:lang w:val="de-DE"/>
        </w:rPr>
        <w:t>Zenodo</w:t>
      </w:r>
      <w:proofErr w:type="spellEnd"/>
      <w:r w:rsidRPr="00757E78">
        <w:rPr>
          <w:sz w:val="20"/>
          <w:szCs w:val="20"/>
          <w:lang w:val="de-DE"/>
        </w:rPr>
        <w:t xml:space="preserve"> archiviert </w:t>
      </w:r>
      <w:r w:rsidRPr="00FF48C3">
        <w:rPr>
          <w:sz w:val="20"/>
          <w:szCs w:val="20"/>
          <w:highlight w:val="yellow"/>
          <w:lang w:val="de-DE"/>
        </w:rPr>
        <w:t>(</w:t>
      </w:r>
      <w:proofErr w:type="gramStart"/>
      <w:r w:rsidRPr="00FF48C3">
        <w:rPr>
          <w:sz w:val="20"/>
          <w:szCs w:val="20"/>
          <w:highlight w:val="yellow"/>
          <w:lang w:val="de-DE"/>
        </w:rPr>
        <w:t>&lt;[</w:t>
      </w:r>
      <w:proofErr w:type="gramEnd"/>
      <w:r w:rsidRPr="00FF48C3">
        <w:rPr>
          <w:sz w:val="20"/>
          <w:szCs w:val="20"/>
          <w:highlight w:val="yellow"/>
          <w:lang w:val="de-DE"/>
        </w:rPr>
        <w:t>ZENODO-DOI EINFÜGEN]&gt;).</w:t>
      </w:r>
      <w:ins w:id="9029" w:author="Claude" w:date="2026-09-20T12:00:00Z">
        <w:r>
          <w:rPr>
            <w:sz w:val="20"/>
            <w:szCs w:val="20"/>
            <w:lang w:val="de-DE"/>
          </w:rPr>
          <w:t xml:space="preserve"> Programmcode und Dokumentation des Repositoriums wurden mit Unterstützung von Anthropics Claude-Opus-Modellen (über Claude Code) geschrieben und von den Verfassern geprüft.</w:t>
        </w:r>
      </w:ins>
    </w:p>
  </w:footnote>
  <w:footnote w:id="2">
    <w:p w14:paraId="27B40262" w14:textId="03BBFFAF" w:rsidR="002C10E7" w:rsidRPr="008404B6" w:rsidRDefault="00000000" w:rsidP="00B44BA8">
      <w:pPr>
        <w:jc w:val="both"/>
        <w:rPr>
          <w:sz w:val="20"/>
          <w:szCs w:val="20"/>
          <w:lang w:val="de-DE"/>
        </w:rPr>
      </w:pPr>
      <w:r w:rsidRPr="008404B6">
        <w:rPr>
          <w:rStyle w:val="Voetnootmarkering"/>
          <w:sz w:val="20"/>
          <w:szCs w:val="20"/>
          <w:lang w:val="de-DE"/>
        </w:rPr>
        <w:footnoteRef/>
      </w:r>
      <w:r w:rsidR="008404B6">
        <w:rPr>
          <w:sz w:val="20"/>
          <w:szCs w:val="20"/>
          <w:lang w:val="de-DE"/>
        </w:rPr>
        <w:t xml:space="preserve"> </w:t>
      </w:r>
      <w:r w:rsidRPr="008404B6">
        <w:rPr>
          <w:sz w:val="20"/>
          <w:szCs w:val="20"/>
          <w:lang w:val="de-DE"/>
        </w:rPr>
        <w:t>„Es gibt nur drei Stoffkreise, die irgendeinem lebenden Menschen bekannt sind: den von Frankreich, den von Britannien und den vom mächtigen Rom; und keiner dieser drei Stoffkreise gleicht dem anderen. Die Erzählungen von Britannien sind so unwahr und unterhaltsam, die von Rom weise und lehrreich, die von Frankreich aber sind wahr, wie sich Tag für Tag zeigt“ (unsere Übersetzung).</w:t>
      </w:r>
    </w:p>
  </w:footnote>
  <w:footnote w:id="3">
    <w:p w14:paraId="3FCC410B" w14:textId="1836A821" w:rsidR="002C10E7" w:rsidRPr="008404B6" w:rsidRDefault="00000000" w:rsidP="00B44BA8">
      <w:pPr>
        <w:jc w:val="both"/>
        <w:rPr>
          <w:sz w:val="20"/>
          <w:szCs w:val="20"/>
          <w:lang w:val="de-DE"/>
        </w:rPr>
      </w:pPr>
      <w:r w:rsidRPr="008404B6">
        <w:rPr>
          <w:rStyle w:val="Voetnootmarkering"/>
          <w:sz w:val="20"/>
          <w:szCs w:val="20"/>
          <w:lang w:val="de-DE"/>
        </w:rPr>
        <w:footnoteRef/>
      </w:r>
      <w:r w:rsidR="00781D47">
        <w:rPr>
          <w:sz w:val="20"/>
          <w:szCs w:val="20"/>
          <w:lang w:val="de-DE"/>
        </w:rPr>
        <w:t xml:space="preserve"> </w:t>
      </w:r>
      <w:r w:rsidRPr="008404B6">
        <w:rPr>
          <w:sz w:val="20"/>
          <w:szCs w:val="20"/>
          <w:lang w:val="de-DE"/>
        </w:rPr>
        <w:t xml:space="preserve">In der </w:t>
      </w:r>
      <w:proofErr w:type="spellStart"/>
      <w:r w:rsidRPr="008404B6">
        <w:rPr>
          <w:sz w:val="20"/>
          <w:szCs w:val="20"/>
          <w:lang w:val="de-DE"/>
        </w:rPr>
        <w:t>bayesianischen</w:t>
      </w:r>
      <w:proofErr w:type="spellEnd"/>
      <w:r w:rsidRPr="008404B6">
        <w:rPr>
          <w:sz w:val="20"/>
          <w:szCs w:val="20"/>
          <w:lang w:val="de-DE"/>
        </w:rPr>
        <w:t xml:space="preserve"> Modellierung werden die geschätzten Wahrscheinlichkeiten nicht als Einzelwerte, sondern als Wahrscheinlichkeitsverteilungen ausgedrückt. Das erlaubt es, nicht nur die wahrscheinlichste Schätzung anzu</w:t>
      </w:r>
      <w:r w:rsidR="00DC27A8">
        <w:rPr>
          <w:sz w:val="20"/>
          <w:szCs w:val="20"/>
          <w:lang w:val="de-DE"/>
        </w:rPr>
        <w:softHyphen/>
      </w:r>
      <w:r w:rsidRPr="008404B6">
        <w:rPr>
          <w:sz w:val="20"/>
          <w:szCs w:val="20"/>
          <w:lang w:val="de-DE"/>
        </w:rPr>
        <w:t>geben, sondern auch die sie umgebende Unsicherheit. Wir berichten diese Unsicherheit als Glaubwürdig</w:t>
      </w:r>
      <w:r w:rsidR="00DC27A8">
        <w:rPr>
          <w:sz w:val="20"/>
          <w:szCs w:val="20"/>
          <w:lang w:val="de-DE"/>
        </w:rPr>
        <w:softHyphen/>
      </w:r>
      <w:r w:rsidRPr="008404B6">
        <w:rPr>
          <w:sz w:val="20"/>
          <w:szCs w:val="20"/>
          <w:lang w:val="de-DE"/>
        </w:rPr>
        <w:t>keits</w:t>
      </w:r>
      <w:r w:rsidR="00DC27A8">
        <w:rPr>
          <w:sz w:val="20"/>
          <w:szCs w:val="20"/>
          <w:lang w:val="de-DE"/>
        </w:rPr>
        <w:softHyphen/>
      </w:r>
      <w:r w:rsidRPr="008404B6">
        <w:rPr>
          <w:sz w:val="20"/>
          <w:szCs w:val="20"/>
          <w:lang w:val="de-DE"/>
        </w:rPr>
        <w:t xml:space="preserve">intervalle (in eckigen Klammern, 89 %) um die zentralen </w:t>
      </w:r>
      <w:proofErr w:type="spellStart"/>
      <w:r w:rsidRPr="008404B6">
        <w:rPr>
          <w:sz w:val="20"/>
          <w:szCs w:val="20"/>
          <w:lang w:val="de-DE"/>
        </w:rPr>
        <w:t>Posterior</w:t>
      </w:r>
      <w:proofErr w:type="spellEnd"/>
      <w:r w:rsidRPr="008404B6">
        <w:rPr>
          <w:sz w:val="20"/>
          <w:szCs w:val="20"/>
          <w:lang w:val="de-DE"/>
        </w:rPr>
        <w:t>-Schätzungen des Modells.</w:t>
      </w:r>
    </w:p>
  </w:footnote>
  <w:footnote w:id="4">
    <w:p w14:paraId="19E81BDD" w14:textId="4EF24BE6" w:rsidR="002C10E7" w:rsidRPr="008404B6" w:rsidRDefault="00000000" w:rsidP="00B44BA8">
      <w:pPr>
        <w:jc w:val="both"/>
        <w:rPr>
          <w:sz w:val="20"/>
          <w:szCs w:val="20"/>
          <w:lang w:val="de-DE"/>
        </w:rPr>
      </w:pPr>
      <w:r w:rsidRPr="008404B6">
        <w:rPr>
          <w:rStyle w:val="Voetnootmarkering"/>
          <w:sz w:val="20"/>
          <w:szCs w:val="20"/>
          <w:lang w:val="de-DE"/>
        </w:rPr>
        <w:footnoteRef/>
      </w:r>
      <w:r w:rsidR="00781D47">
        <w:rPr>
          <w:sz w:val="20"/>
          <w:szCs w:val="20"/>
          <w:lang w:val="de-DE"/>
        </w:rPr>
        <w:t xml:space="preserve"> </w:t>
      </w:r>
      <w:r w:rsidRPr="008404B6">
        <w:rPr>
          <w:sz w:val="20"/>
          <w:szCs w:val="20"/>
          <w:lang w:val="de-DE"/>
        </w:rPr>
        <w:t>Verglichen wurden drei Binomialmodelle: ein Modell mit ausschließlich Achsenabschnitt (Nullmodell), ein additives Modell (</w:t>
      </w:r>
      <w:proofErr w:type="spellStart"/>
      <w:r w:rsidRPr="008404B6">
        <w:rPr>
          <w:i/>
          <w:iCs/>
          <w:sz w:val="20"/>
          <w:szCs w:val="20"/>
          <w:lang w:val="de-DE"/>
        </w:rPr>
        <w:t>matière</w:t>
      </w:r>
      <w:proofErr w:type="spellEnd"/>
      <w:r w:rsidRPr="008404B6">
        <w:rPr>
          <w:sz w:val="20"/>
          <w:szCs w:val="20"/>
          <w:lang w:val="de-DE"/>
        </w:rPr>
        <w:t xml:space="preserve"> + Sprache) und ein Interaktionsmodell (</w:t>
      </w:r>
      <w:proofErr w:type="spellStart"/>
      <w:r w:rsidRPr="008404B6">
        <w:rPr>
          <w:i/>
          <w:iCs/>
          <w:sz w:val="20"/>
          <w:szCs w:val="20"/>
          <w:lang w:val="de-DE"/>
        </w:rPr>
        <w:t>matière</w:t>
      </w:r>
      <w:proofErr w:type="spellEnd"/>
      <w:r w:rsidRPr="008404B6">
        <w:rPr>
          <w:sz w:val="20"/>
          <w:szCs w:val="20"/>
          <w:lang w:val="de-DE"/>
        </w:rPr>
        <w:t xml:space="preserve"> × Sprache). Das Interaktionsmodell zeigte die beste Vorhersageleistung (ELPD nach Leave-</w:t>
      </w:r>
      <w:proofErr w:type="spellStart"/>
      <w:r w:rsidRPr="008404B6">
        <w:rPr>
          <w:sz w:val="20"/>
          <w:szCs w:val="20"/>
          <w:lang w:val="de-DE"/>
        </w:rPr>
        <w:t>one</w:t>
      </w:r>
      <w:proofErr w:type="spellEnd"/>
      <w:r>
        <w:rPr>
          <w:sz w:val="20"/>
          <w:szCs w:val="20"/>
          <w:lang w:val="de-DE"/>
        </w:rPr>
        <w:t xml:space="preserve">-out-Kreuzvalidierung: </w:t>
      </w:r>
      <w:del w:id="9025" w:author="Claude" w:date="2026-09-20T12:00:00Z">
        <w:r>
          <w:rPr>
            <w:sz w:val="20"/>
            <w:szCs w:val="20"/>
            <w:lang w:val="de-DE"/>
          </w:rPr>
          <w:delText xml:space="preserve">−802 gegenüber −842 für das additive und −976</w:delText>
        </w:r>
      </w:del>
      <w:ins w:id="9026" w:author="Claude" w:date="2026-09-20T12:00:00Z">
        <w:r>
          <w:rPr>
            <w:sz w:val="20"/>
            <w:szCs w:val="20"/>
            <w:lang w:val="de-DE"/>
          </w:rPr>
          <w:t xml:space="preserve">−825 gegenüber −864 für das additive und −999</w:t>
        </w:r>
      </w:ins>
      <w:r>
        <w:rPr>
          <w:sz w:val="20"/>
          <w:szCs w:val="20"/>
          <w:lang w:val="de-DE"/>
        </w:rPr>
        <w:t xml:space="preserve"> für das Nullmodell); die Einzelheiten sind im begleitenden Notebook dokumentiert (s. Anm. 1).</w:t>
      </w:r>
    </w:p>
  </w:footnote>
  <w:footnote w:id="5">
    <w:p w14:paraId="7881B118" w14:textId="14B62A93" w:rsidR="002C10E7" w:rsidRPr="008404B6" w:rsidRDefault="00000000" w:rsidP="00B44BA8">
      <w:pPr>
        <w:jc w:val="both"/>
        <w:rPr>
          <w:sz w:val="20"/>
          <w:szCs w:val="20"/>
          <w:lang w:val="de-DE"/>
        </w:rPr>
      </w:pPr>
      <w:r w:rsidRPr="008404B6">
        <w:rPr>
          <w:rStyle w:val="Voetnootmarkering"/>
          <w:sz w:val="20"/>
          <w:szCs w:val="20"/>
          <w:lang w:val="de-DE"/>
        </w:rPr>
        <w:footnoteRef/>
      </w:r>
      <w:r w:rsidR="00781D47">
        <w:rPr>
          <w:sz w:val="20"/>
          <w:szCs w:val="20"/>
          <w:lang w:val="de-DE"/>
        </w:rPr>
        <w:t xml:space="preserve"> </w:t>
      </w:r>
      <w:r w:rsidRPr="008404B6">
        <w:rPr>
          <w:sz w:val="20"/>
          <w:szCs w:val="20"/>
          <w:lang w:val="de-DE"/>
        </w:rPr>
        <w:t xml:space="preserve">Technisch gesprochen haben wir das Verfahren der </w:t>
      </w:r>
      <w:proofErr w:type="spellStart"/>
      <w:r w:rsidRPr="008404B6">
        <w:rPr>
          <w:i/>
          <w:iCs/>
          <w:sz w:val="20"/>
          <w:szCs w:val="20"/>
          <w:lang w:val="de-DE"/>
        </w:rPr>
        <w:t>greedy</w:t>
      </w:r>
      <w:proofErr w:type="spellEnd"/>
      <w:r w:rsidRPr="008404B6">
        <w:rPr>
          <w:i/>
          <w:iCs/>
          <w:sz w:val="20"/>
          <w:szCs w:val="20"/>
          <w:lang w:val="de-DE"/>
        </w:rPr>
        <w:t xml:space="preserve"> </w:t>
      </w:r>
      <w:proofErr w:type="spellStart"/>
      <w:r w:rsidRPr="008404B6">
        <w:rPr>
          <w:i/>
          <w:iCs/>
          <w:sz w:val="20"/>
          <w:szCs w:val="20"/>
          <w:lang w:val="de-DE"/>
        </w:rPr>
        <w:t>modularity</w:t>
      </w:r>
      <w:proofErr w:type="spellEnd"/>
      <w:r w:rsidRPr="008404B6">
        <w:rPr>
          <w:sz w:val="20"/>
          <w:szCs w:val="20"/>
          <w:lang w:val="de-DE"/>
        </w:rPr>
        <w:t xml:space="preserve"> auf die Newman-Projektionsgewichte angewandt: Eine Handschrift mit </w:t>
      </w:r>
      <w:r w:rsidRPr="008404B6">
        <w:rPr>
          <w:i/>
          <w:iCs/>
          <w:sz w:val="20"/>
          <w:szCs w:val="20"/>
          <w:lang w:val="de-DE"/>
        </w:rPr>
        <w:t>n</w:t>
      </w:r>
      <w:r w:rsidRPr="008404B6">
        <w:rPr>
          <w:sz w:val="20"/>
          <w:szCs w:val="20"/>
          <w:lang w:val="de-DE"/>
        </w:rPr>
        <w:t xml:space="preserve"> Werken trägt zu jedem </w:t>
      </w:r>
      <w:proofErr w:type="spellStart"/>
      <w:r w:rsidRPr="008404B6">
        <w:rPr>
          <w:sz w:val="20"/>
          <w:szCs w:val="20"/>
          <w:lang w:val="de-DE"/>
        </w:rPr>
        <w:t>Werkpaar</w:t>
      </w:r>
      <w:proofErr w:type="spellEnd"/>
      <w:r w:rsidRPr="008404B6">
        <w:rPr>
          <w:sz w:val="20"/>
          <w:szCs w:val="20"/>
          <w:lang w:val="de-DE"/>
        </w:rPr>
        <w:t xml:space="preserve"> nur 1/(</w:t>
      </w:r>
      <w:r w:rsidRPr="008404B6">
        <w:rPr>
          <w:i/>
          <w:iCs/>
          <w:sz w:val="20"/>
          <w:szCs w:val="20"/>
          <w:lang w:val="de-DE"/>
        </w:rPr>
        <w:t>n</w:t>
      </w:r>
      <w:r w:rsidRPr="008404B6">
        <w:rPr>
          <w:sz w:val="20"/>
          <w:szCs w:val="20"/>
          <w:lang w:val="de-DE"/>
        </w:rPr>
        <w:t xml:space="preserve">−1) bei, was den Einfluss größerer Kodizes abschwächt. Alle Netzwerkanalysen wurden mit der Programmbibliothek </w:t>
      </w:r>
      <w:proofErr w:type="spellStart"/>
      <w:r w:rsidR="00530233">
        <w:rPr>
          <w:sz w:val="20"/>
          <w:szCs w:val="20"/>
          <w:lang w:val="de-DE"/>
        </w:rPr>
        <w:t>NetworkX</w:t>
      </w:r>
      <w:proofErr w:type="spellEnd"/>
      <w:r w:rsidRPr="008404B6">
        <w:rPr>
          <w:sz w:val="20"/>
          <w:szCs w:val="20"/>
          <w:lang w:val="de-DE"/>
        </w:rPr>
        <w:t xml:space="preserve"> durchgeführt (Hagberg/Schult/Swart 2008).</w:t>
      </w:r>
    </w:p>
  </w:footnote>
  <w:footnote w:id="6">
    <w:p w14:paraId="2273CE52" w14:textId="70A2531F" w:rsidR="002C10E7" w:rsidRPr="008404B6" w:rsidRDefault="00000000" w:rsidP="00B44BA8">
      <w:pPr>
        <w:jc w:val="both"/>
        <w:rPr>
          <w:sz w:val="20"/>
          <w:szCs w:val="20"/>
          <w:lang w:val="de-DE"/>
        </w:rPr>
      </w:pPr>
      <w:r w:rsidRPr="008404B6">
        <w:rPr>
          <w:rStyle w:val="Voetnootmarkering"/>
          <w:sz w:val="20"/>
          <w:szCs w:val="20"/>
          <w:lang w:val="de-DE"/>
        </w:rPr>
        <w:footnoteRef/>
      </w:r>
      <w:r w:rsidR="00781D47">
        <w:rPr>
          <w:sz w:val="20"/>
          <w:szCs w:val="20"/>
          <w:lang w:val="de-DE"/>
        </w:rPr>
        <w:t xml:space="preserve"> </w:t>
      </w:r>
      <w:r w:rsidRPr="008404B6">
        <w:rPr>
          <w:sz w:val="20"/>
          <w:szCs w:val="20"/>
          <w:lang w:val="de-DE"/>
        </w:rPr>
        <w:t xml:space="preserve">Hervorzuheben ist der erhebliche Einfluss des </w:t>
      </w:r>
      <w:proofErr w:type="spellStart"/>
      <w:r w:rsidRPr="008404B6">
        <w:rPr>
          <w:sz w:val="20"/>
          <w:szCs w:val="20"/>
          <w:lang w:val="de-DE"/>
        </w:rPr>
        <w:t>Ambraser</w:t>
      </w:r>
      <w:proofErr w:type="spellEnd"/>
      <w:r w:rsidRPr="008404B6">
        <w:rPr>
          <w:sz w:val="20"/>
          <w:szCs w:val="20"/>
          <w:lang w:val="de-DE"/>
        </w:rPr>
        <w:t xml:space="preserve"> Heldenbuchs auf das deutsche Netzwerk. Eine Sensi</w:t>
      </w:r>
      <w:r w:rsidR="00D84A97">
        <w:rPr>
          <w:sz w:val="20"/>
          <w:szCs w:val="20"/>
          <w:lang w:val="de-DE"/>
        </w:rPr>
        <w:softHyphen/>
      </w:r>
      <w:r w:rsidRPr="008404B6">
        <w:rPr>
          <w:sz w:val="20"/>
          <w:szCs w:val="20"/>
          <w:lang w:val="de-DE"/>
        </w:rPr>
        <w:t>ti</w:t>
      </w:r>
      <w:r w:rsidR="00D84A97">
        <w:rPr>
          <w:sz w:val="20"/>
          <w:szCs w:val="20"/>
          <w:lang w:val="de-DE"/>
        </w:rPr>
        <w:softHyphen/>
      </w:r>
      <w:r w:rsidRPr="008404B6">
        <w:rPr>
          <w:sz w:val="20"/>
          <w:szCs w:val="20"/>
          <w:lang w:val="de-DE"/>
        </w:rPr>
        <w:t xml:space="preserve">vitätsanalyse ohne diesen Kodex bestätigt, dass die Hauptergebnisse unverändert bleiben; die Tendenz von Werken derselben </w:t>
      </w:r>
      <w:proofErr w:type="spellStart"/>
      <w:r w:rsidRPr="008404B6">
        <w:rPr>
          <w:i/>
          <w:iCs/>
          <w:sz w:val="20"/>
          <w:szCs w:val="20"/>
          <w:lang w:val="de-DE"/>
        </w:rPr>
        <w:t>matière</w:t>
      </w:r>
      <w:proofErr w:type="spellEnd"/>
      <w:r>
        <w:rPr>
          <w:sz w:val="20"/>
          <w:szCs w:val="20"/>
          <w:lang w:val="de-DE"/>
        </w:rPr>
        <w:t xml:space="preserve">, gemeinsam überliefert zu werden, fällt für das Deutsche im Modell sogar noch stärker aus (standardisierte Kohäsion </w:t>
      </w:r>
      <w:del w:id="9027" w:author="Claude" w:date="2026-09-20T12:00:00Z">
        <w:r>
          <w:rPr>
            <w:sz w:val="20"/>
            <w:szCs w:val="20"/>
            <w:lang w:val="de-DE"/>
          </w:rPr>
          <w:delText xml:space="preserve">0,761 statt 0,711</w:delText>
        </w:r>
      </w:del>
      <w:ins w:id="9028" w:author="Claude" w:date="2026-09-20T12:00:00Z">
        <w:r>
          <w:rPr>
            <w:sz w:val="20"/>
            <w:szCs w:val="20"/>
            <w:lang w:val="de-DE"/>
          </w:rPr>
          <w:t xml:space="preserve">0,760 statt 0,711</w:t>
        </w:r>
      </w:ins>
      <w:r>
        <w:rPr>
          <w:sz w:val="20"/>
          <w:szCs w:val="20"/>
          <w:lang w:val="de-DE"/>
        </w:rPr>
        <w:t xml:space="preserve">). Das </w:t>
      </w:r>
      <w:proofErr w:type="spellStart"/>
      <w:r w:rsidRPr="008404B6">
        <w:rPr>
          <w:sz w:val="20"/>
          <w:szCs w:val="20"/>
          <w:lang w:val="de-DE"/>
        </w:rPr>
        <w:t>Ambraser</w:t>
      </w:r>
      <w:proofErr w:type="spellEnd"/>
      <w:r w:rsidRPr="008404B6">
        <w:rPr>
          <w:sz w:val="20"/>
          <w:szCs w:val="20"/>
          <w:lang w:val="de-DE"/>
        </w:rPr>
        <w:t xml:space="preserve"> Heldenbuch schwächt dieses Muster also eher ab, als dass es </w:t>
      </w:r>
      <w:proofErr w:type="spellStart"/>
      <w:r w:rsidRPr="008404B6">
        <w:rPr>
          <w:sz w:val="20"/>
          <w:szCs w:val="20"/>
          <w:lang w:val="de-DE"/>
        </w:rPr>
        <w:t>es</w:t>
      </w:r>
      <w:proofErr w:type="spellEnd"/>
      <w:r w:rsidRPr="008404B6">
        <w:rPr>
          <w:sz w:val="20"/>
          <w:szCs w:val="20"/>
          <w:lang w:val="de-DE"/>
        </w:rPr>
        <w:t xml:space="preserve"> hervorbrächte, da auf diesen Kodex viele der </w:t>
      </w:r>
      <w:proofErr w:type="spellStart"/>
      <w:r w:rsidRPr="008404B6">
        <w:rPr>
          <w:i/>
          <w:iCs/>
          <w:sz w:val="20"/>
          <w:szCs w:val="20"/>
          <w:lang w:val="de-DE"/>
        </w:rPr>
        <w:t>matière</w:t>
      </w:r>
      <w:proofErr w:type="spellEnd"/>
      <w:r w:rsidRPr="008404B6">
        <w:rPr>
          <w:sz w:val="20"/>
          <w:szCs w:val="20"/>
          <w:lang w:val="de-DE"/>
        </w:rPr>
        <w:t>-übergreifenden Verbindungen zwischen Artus</w:t>
      </w:r>
      <w:r w:rsidR="00D84A97">
        <w:rPr>
          <w:sz w:val="20"/>
          <w:szCs w:val="20"/>
          <w:lang w:val="de-DE"/>
        </w:rPr>
        <w:softHyphen/>
      </w:r>
      <w:r w:rsidRPr="008404B6">
        <w:rPr>
          <w:sz w:val="20"/>
          <w:szCs w:val="20"/>
          <w:lang w:val="de-DE"/>
        </w:rPr>
        <w:t>er</w:t>
      </w:r>
      <w:r w:rsidR="00D84A97">
        <w:rPr>
          <w:sz w:val="20"/>
          <w:szCs w:val="20"/>
          <w:lang w:val="de-DE"/>
        </w:rPr>
        <w:softHyphen/>
      </w:r>
      <w:r w:rsidRPr="008404B6">
        <w:rPr>
          <w:sz w:val="20"/>
          <w:szCs w:val="20"/>
          <w:lang w:val="de-DE"/>
        </w:rPr>
        <w:t xml:space="preserve">zählungen und </w:t>
      </w:r>
      <w:r w:rsidRPr="00530233">
        <w:rPr>
          <w:sz w:val="20"/>
          <w:szCs w:val="20"/>
          <w:lang w:val="de-DE"/>
        </w:rPr>
        <w:t>Heldendichtung</w:t>
      </w:r>
      <w:r w:rsidRPr="008404B6">
        <w:rPr>
          <w:sz w:val="20"/>
          <w:szCs w:val="20"/>
          <w:lang w:val="de-DE"/>
        </w:rPr>
        <w:t xml:space="preserve"> entfallen. Seine außergewöhnliche Bandbreite dürfte die späte Zusammen</w:t>
      </w:r>
      <w:r w:rsidR="00D84A97">
        <w:rPr>
          <w:sz w:val="20"/>
          <w:szCs w:val="20"/>
          <w:lang w:val="de-DE"/>
        </w:rPr>
        <w:softHyphen/>
      </w:r>
      <w:r w:rsidRPr="008404B6">
        <w:rPr>
          <w:sz w:val="20"/>
          <w:szCs w:val="20"/>
          <w:lang w:val="de-DE"/>
        </w:rPr>
        <w:t xml:space="preserve">stellung mehrerer bereits bestehender Textgruppierungen widerspiegeln. Wir haben es dennoch beibehalten, da der Ausschluss dieses wichtigen Textzeugen einen willkürlichen Eingriff in das Korpus, wie es in </w:t>
      </w:r>
      <w:proofErr w:type="spellStart"/>
      <w:r w:rsidRPr="008404B6">
        <w:rPr>
          <w:sz w:val="20"/>
          <w:szCs w:val="20"/>
          <w:lang w:val="de-DE"/>
        </w:rPr>
        <w:t>LostMa</w:t>
      </w:r>
      <w:proofErr w:type="spellEnd"/>
      <w:r w:rsidRPr="008404B6">
        <w:rPr>
          <w:sz w:val="20"/>
          <w:szCs w:val="20"/>
          <w:lang w:val="de-DE"/>
        </w:rPr>
        <w:t xml:space="preserve"> erfasst ist, bedeuten würde.</w:t>
      </w:r>
    </w:p>
  </w:footnote>
  <w:footnote w:id="7">
    <w:p w14:paraId="4FBEE925" w14:textId="377AFC47" w:rsidR="002C10E7" w:rsidRPr="008404B6" w:rsidRDefault="00000000" w:rsidP="00B44BA8">
      <w:pPr>
        <w:jc w:val="both"/>
        <w:rPr>
          <w:sz w:val="20"/>
          <w:szCs w:val="20"/>
          <w:lang w:val="de-DE"/>
        </w:rPr>
      </w:pPr>
      <w:r w:rsidRPr="008404B6">
        <w:rPr>
          <w:rStyle w:val="Voetnootmarkering"/>
          <w:sz w:val="20"/>
          <w:szCs w:val="20"/>
          <w:lang w:val="de-DE"/>
        </w:rPr>
        <w:footnoteRef/>
      </w:r>
      <w:r w:rsidR="00D40529">
        <w:rPr>
          <w:sz w:val="20"/>
          <w:szCs w:val="20"/>
          <w:lang w:val="de-DE"/>
        </w:rPr>
        <w:t xml:space="preserve"> </w:t>
      </w:r>
      <w:r w:rsidRPr="008404B6">
        <w:rPr>
          <w:sz w:val="20"/>
          <w:szCs w:val="20"/>
          <w:lang w:val="de-DE"/>
        </w:rPr>
        <w:t>Es ist eine interessante Frage, ob die ähnlichen Entstehungsdaten dieser Werke des 12. Jahrhunderts zu ihrer starken Mitüberlieferung beigetragen haben. Diese Frage verdiente jedoch eine ausführlichere statistische Behandlung, als sie hier möglich ist.</w:t>
      </w:r>
    </w:p>
  </w:footnote>
  <w:footnote w:id="8">
    <w:p w14:paraId="6A03039C" w14:textId="70C75069" w:rsidR="002C10E7" w:rsidRPr="008404B6" w:rsidRDefault="00000000" w:rsidP="00B44BA8">
      <w:pPr>
        <w:jc w:val="both"/>
        <w:rPr>
          <w:sz w:val="20"/>
          <w:szCs w:val="20"/>
          <w:lang w:val="de-DE"/>
        </w:rPr>
      </w:pPr>
      <w:r w:rsidRPr="008404B6">
        <w:rPr>
          <w:rStyle w:val="Voetnootmarkering"/>
          <w:sz w:val="20"/>
          <w:szCs w:val="20"/>
          <w:lang w:val="de-DE"/>
        </w:rPr>
        <w:footnoteRef/>
      </w:r>
      <w:r w:rsidR="00D40529">
        <w:rPr>
          <w:sz w:val="20"/>
          <w:szCs w:val="20"/>
          <w:lang w:val="de-DE"/>
        </w:rPr>
        <w:t xml:space="preserve"> </w:t>
      </w:r>
      <w:r w:rsidRPr="008404B6">
        <w:rPr>
          <w:sz w:val="20"/>
          <w:szCs w:val="20"/>
          <w:lang w:val="de-DE"/>
        </w:rPr>
        <w:t>Die Analyse von Kapitan/Wills (2023) erstreckt sich auf die altnordisch-isländische handschriftliche Überliefe</w:t>
      </w:r>
      <w:r w:rsidR="00766290">
        <w:rPr>
          <w:sz w:val="20"/>
          <w:szCs w:val="20"/>
          <w:lang w:val="de-DE"/>
        </w:rPr>
        <w:softHyphen/>
      </w:r>
      <w:r w:rsidRPr="008404B6">
        <w:rPr>
          <w:sz w:val="20"/>
          <w:szCs w:val="20"/>
          <w:lang w:val="de-DE"/>
        </w:rPr>
        <w:t>rung bis ins 20. Jahrhundert; ihre Ergebnisse spiegeln daher die längere Geschichte von Überlieferung und Sammlung wider und nicht allein die mittelalterliche Handschriftenproduktion.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C68A3"/>
    <w:multiLevelType w:val="hybridMultilevel"/>
    <w:tmpl w:val="F4980C98"/>
    <w:lvl w:ilvl="0" w:tplc="6BBC88E2">
      <w:start w:val="1"/>
      <w:numFmt w:val="bullet"/>
      <w:lvlText w:val="●"/>
      <w:lvlJc w:val="left"/>
      <w:pPr>
        <w:ind w:left="720" w:hanging="360"/>
      </w:pPr>
    </w:lvl>
    <w:lvl w:ilvl="1" w:tplc="E2849130">
      <w:start w:val="1"/>
      <w:numFmt w:val="bullet"/>
      <w:lvlText w:val="○"/>
      <w:lvlJc w:val="left"/>
      <w:pPr>
        <w:ind w:left="1440" w:hanging="360"/>
      </w:pPr>
    </w:lvl>
    <w:lvl w:ilvl="2" w:tplc="87DA52D2">
      <w:start w:val="1"/>
      <w:numFmt w:val="bullet"/>
      <w:lvlText w:val="■"/>
      <w:lvlJc w:val="left"/>
      <w:pPr>
        <w:ind w:left="2160" w:hanging="360"/>
      </w:pPr>
    </w:lvl>
    <w:lvl w:ilvl="3" w:tplc="A79ED686">
      <w:start w:val="1"/>
      <w:numFmt w:val="bullet"/>
      <w:lvlText w:val="●"/>
      <w:lvlJc w:val="left"/>
      <w:pPr>
        <w:ind w:left="2880" w:hanging="360"/>
      </w:pPr>
    </w:lvl>
    <w:lvl w:ilvl="4" w:tplc="5D3C5422">
      <w:start w:val="1"/>
      <w:numFmt w:val="bullet"/>
      <w:lvlText w:val="○"/>
      <w:lvlJc w:val="left"/>
      <w:pPr>
        <w:ind w:left="3600" w:hanging="360"/>
      </w:pPr>
    </w:lvl>
    <w:lvl w:ilvl="5" w:tplc="2A041F50">
      <w:start w:val="1"/>
      <w:numFmt w:val="bullet"/>
      <w:lvlText w:val="■"/>
      <w:lvlJc w:val="left"/>
      <w:pPr>
        <w:ind w:left="4320" w:hanging="360"/>
      </w:pPr>
    </w:lvl>
    <w:lvl w:ilvl="6" w:tplc="C0CA9806">
      <w:start w:val="1"/>
      <w:numFmt w:val="bullet"/>
      <w:lvlText w:val="●"/>
      <w:lvlJc w:val="left"/>
      <w:pPr>
        <w:ind w:left="5040" w:hanging="360"/>
      </w:pPr>
    </w:lvl>
    <w:lvl w:ilvl="7" w:tplc="B03EEDA2">
      <w:start w:val="1"/>
      <w:numFmt w:val="bullet"/>
      <w:lvlText w:val="●"/>
      <w:lvlJc w:val="left"/>
      <w:pPr>
        <w:ind w:left="5760" w:hanging="360"/>
      </w:pPr>
    </w:lvl>
    <w:lvl w:ilvl="8" w:tplc="F4AE403A">
      <w:start w:val="1"/>
      <w:numFmt w:val="bullet"/>
      <w:lvlText w:val="●"/>
      <w:lvlJc w:val="left"/>
      <w:pPr>
        <w:ind w:left="6480" w:hanging="360"/>
      </w:pPr>
    </w:lvl>
  </w:abstractNum>
  <w:num w:numId="1" w16cid:durableId="2046439216">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sabeth de Bruijn">
    <w15:presenceInfo w15:providerId="AD" w15:userId="S::eldbruij@ad.ua.ac.be::cebf3402-7f99-4bb3-a451-58b28a0efc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0E7"/>
    <w:rsid w:val="00010B21"/>
    <w:rsid w:val="00037972"/>
    <w:rsid w:val="000F4592"/>
    <w:rsid w:val="001A757D"/>
    <w:rsid w:val="00250796"/>
    <w:rsid w:val="002C10E7"/>
    <w:rsid w:val="004C7999"/>
    <w:rsid w:val="004D4778"/>
    <w:rsid w:val="00530233"/>
    <w:rsid w:val="006701C5"/>
    <w:rsid w:val="006709E3"/>
    <w:rsid w:val="00736BB4"/>
    <w:rsid w:val="00757E78"/>
    <w:rsid w:val="00766290"/>
    <w:rsid w:val="00772FF2"/>
    <w:rsid w:val="00781D47"/>
    <w:rsid w:val="007E27BE"/>
    <w:rsid w:val="007E2A42"/>
    <w:rsid w:val="008404B6"/>
    <w:rsid w:val="008943DD"/>
    <w:rsid w:val="008E6567"/>
    <w:rsid w:val="0090087C"/>
    <w:rsid w:val="00902A47"/>
    <w:rsid w:val="009C542B"/>
    <w:rsid w:val="009E1CE0"/>
    <w:rsid w:val="00A4467F"/>
    <w:rsid w:val="00AA61C7"/>
    <w:rsid w:val="00B44BA8"/>
    <w:rsid w:val="00BE7967"/>
    <w:rsid w:val="00CB13D0"/>
    <w:rsid w:val="00CE200E"/>
    <w:rsid w:val="00CE25E9"/>
    <w:rsid w:val="00D1642C"/>
    <w:rsid w:val="00D1686A"/>
    <w:rsid w:val="00D40529"/>
    <w:rsid w:val="00D74D71"/>
    <w:rsid w:val="00D84A97"/>
    <w:rsid w:val="00DB04D5"/>
    <w:rsid w:val="00DC27A8"/>
    <w:rsid w:val="00E90F2B"/>
    <w:rsid w:val="00F41671"/>
    <w:rsid w:val="00F84271"/>
    <w:rsid w:val="00FF48C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7CBA3"/>
  <w15:docId w15:val="{C7685EBE-AF61-4FCC-9196-57372A209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Revisie">
    <w:name w:val="Revision"/>
    <w:hidden/>
    <w:uiPriority w:val="99"/>
    <w:semiHidden/>
    <w:rsid w:val="00902A47"/>
  </w:style>
  <w:style w:type="character" w:styleId="Onopgelostemelding">
    <w:name w:val="Unresolved Mention"/>
    <w:basedOn w:val="Standaardalinea-lettertype"/>
    <w:uiPriority w:val="99"/>
    <w:semiHidden/>
    <w:unhideWhenUsed/>
    <w:rsid w:val="00D1642C"/>
    <w:rPr>
      <w:color w:val="605E5C"/>
      <w:shd w:val="clear" w:color="auto" w:fill="E1DFDD"/>
    </w:rPr>
  </w:style>
  <w:style w:type="paragraph" w:styleId="Koptekst">
    <w:name w:val="header"/>
    <w:basedOn w:val="Standaard"/>
    <w:link w:val="KoptekstChar"/>
    <w:uiPriority w:val="99"/>
    <w:unhideWhenUsed/>
    <w:rsid w:val="00010B21"/>
    <w:pPr>
      <w:tabs>
        <w:tab w:val="center" w:pos="4536"/>
        <w:tab w:val="right" w:pos="9072"/>
      </w:tabs>
    </w:pPr>
  </w:style>
  <w:style w:type="character" w:customStyle="1" w:styleId="KoptekstChar">
    <w:name w:val="Koptekst Char"/>
    <w:basedOn w:val="Standaardalinea-lettertype"/>
    <w:link w:val="Koptekst"/>
    <w:uiPriority w:val="99"/>
    <w:rsid w:val="00010B21"/>
  </w:style>
  <w:style w:type="paragraph" w:styleId="Voettekst">
    <w:name w:val="footer"/>
    <w:basedOn w:val="Standaard"/>
    <w:link w:val="VoettekstChar"/>
    <w:uiPriority w:val="99"/>
    <w:unhideWhenUsed/>
    <w:rsid w:val="00010B21"/>
    <w:pPr>
      <w:tabs>
        <w:tab w:val="center" w:pos="4536"/>
        <w:tab w:val="right" w:pos="9072"/>
      </w:tabs>
    </w:pPr>
  </w:style>
  <w:style w:type="character" w:customStyle="1" w:styleId="VoettekstChar">
    <w:name w:val="Voettekst Char"/>
    <w:basedOn w:val="Standaardalinea-lettertype"/>
    <w:link w:val="Voettekst"/>
    <w:uiPriority w:val="99"/>
    <w:rsid w:val="00010B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s://github.com/mikekestemont/mitueberlierung" TargetMode="External"/><Relationship Id="rId1" Type="http://schemas.openxmlformats.org/officeDocument/2006/relationships/hyperlink" Target="https://lostma-erc.github.io/corpus"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D9A9E-0B6F-4EE6-9FBB-157D67892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5292</Words>
  <Characters>36463</Characters>
  <Application>Microsoft Office Word</Application>
  <DocSecurity>0</DocSecurity>
  <Lines>536</Lines>
  <Paragraphs>75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Elisabeth de Bruijn / Mike Kestemont</dc:creator>
  <cp:lastModifiedBy>Elisabeth de Bruijn</cp:lastModifiedBy>
  <cp:revision>3</cp:revision>
  <cp:lastPrinted>2026-09-17T16:25:00Z</cp:lastPrinted>
  <dcterms:created xsi:type="dcterms:W3CDTF">2026-09-18T11:08:00Z</dcterms:created>
  <dcterms:modified xsi:type="dcterms:W3CDTF">2026-09-18T11:10:00Z</dcterms:modified>
</cp:coreProperties>
</file>